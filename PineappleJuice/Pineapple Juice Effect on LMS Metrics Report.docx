
<file path=[Content_Types].xml><?xml version="1.0" encoding="utf-8"?>
<Types xmlns="http://schemas.openxmlformats.org/package/2006/content-types">
  <Default Extension="emf" ContentType="image/x-emf"/>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customXml/itemProps2.xml" ContentType="application/vnd.openxmlformats-officedocument.customXmlProperties+xml"/>
  <Override PartName="/customXml/itemProps3.xml" ContentType="application/vnd.openxmlformats-officedocument.customXmlProperties+xml"/>
  <Override PartName="/customXml/itemProps4.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commentsExtensible.xml" ContentType="application/vnd.openxmlformats-officedocument.wordprocessingml.commentsExtensible+xml"/>
  <Override PartName="/word/header1.xml" ContentType="application/vnd.openxmlformats-officedocument.wordprocessingml.header+xml"/>
  <Override PartName="/word/footer1.xml" ContentType="application/vnd.openxmlformats-officedocument.wordprocessingml.footer+xml"/>
  <Override PartName="/word/footer2.xml" ContentType="application/vnd.openxmlformats-officedocument.wordprocessingml.footer+xml"/>
  <Override PartName="/word/header2.xml" ContentType="application/vnd.openxmlformats-officedocument.wordprocessingml.header+xml"/>
  <Override PartName="/word/footer3.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docProps/custom.xml" ContentType="application/vnd.openxmlformats-officedocument.custom-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 Id="rId4" Type="http://schemas.openxmlformats.org/officeDocument/2006/relationships/custom-properties" Target="docProps/custom.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body>
    <w:sdt>
      <w:sdtPr>
        <w:rPr>
          <w:rFonts w:ascii="Calibri Light" w:eastAsiaTheme="minorHAnsi" w:hAnsi="Calibri Light" w:cstheme="minorBidi"/>
          <w:b w:val="0"/>
          <w:bCs w:val="0"/>
          <w:color w:val="414141"/>
          <w:sz w:val="22"/>
          <w:szCs w:val="22"/>
          <w:lang w:val="en-GB"/>
        </w:rPr>
        <w:id w:val="-718436079"/>
        <w:docPartObj>
          <w:docPartGallery w:val="Table of Contents"/>
          <w:docPartUnique/>
        </w:docPartObj>
      </w:sdtPr>
      <w:sdtEndPr>
        <w:rPr>
          <w:noProof/>
        </w:rPr>
      </w:sdtEndPr>
      <w:sdtContent>
        <w:p w14:paraId="4C2268B2" w14:textId="0F5FD5BB" w:rsidR="009F2553" w:rsidRDefault="009F2553">
          <w:pPr>
            <w:pStyle w:val="TOCHeading"/>
          </w:pPr>
          <w:r>
            <w:t>Table of Contents</w:t>
          </w:r>
        </w:p>
        <w:p w14:paraId="2376495A" w14:textId="4E9C4283" w:rsidR="008E5EAD" w:rsidRDefault="009F2553">
          <w:pPr>
            <w:pStyle w:val="TOC1"/>
            <w:tabs>
              <w:tab w:val="right" w:leader="dot" w:pos="10456"/>
            </w:tabs>
            <w:rPr>
              <w:rFonts w:eastAsiaTheme="minorEastAsia"/>
              <w:b w:val="0"/>
              <w:bCs w:val="0"/>
              <w:i w:val="0"/>
              <w:iCs w:val="0"/>
              <w:noProof/>
              <w:color w:val="auto"/>
              <w:lang w:eastAsia="zh-TW"/>
            </w:rPr>
          </w:pPr>
          <w:r>
            <w:rPr>
              <w:b w:val="0"/>
              <w:bCs w:val="0"/>
            </w:rPr>
            <w:fldChar w:fldCharType="begin"/>
          </w:r>
          <w:r>
            <w:instrText xml:space="preserve"> TOC \o "1-3" \h \z \u </w:instrText>
          </w:r>
          <w:r>
            <w:rPr>
              <w:b w:val="0"/>
              <w:bCs w:val="0"/>
            </w:rPr>
            <w:fldChar w:fldCharType="separate"/>
          </w:r>
          <w:hyperlink w:anchor="_Toc76571477" w:history="1">
            <w:r w:rsidR="008E5EAD" w:rsidRPr="00D4358C">
              <w:rPr>
                <w:rStyle w:val="Hyperlink"/>
                <w:noProof/>
              </w:rPr>
              <w:t>Issue Control</w:t>
            </w:r>
            <w:r w:rsidR="008E5EAD">
              <w:rPr>
                <w:noProof/>
                <w:webHidden/>
              </w:rPr>
              <w:tab/>
            </w:r>
            <w:r w:rsidR="008E5EAD">
              <w:rPr>
                <w:noProof/>
                <w:webHidden/>
              </w:rPr>
              <w:fldChar w:fldCharType="begin"/>
            </w:r>
            <w:r w:rsidR="008E5EAD">
              <w:rPr>
                <w:noProof/>
                <w:webHidden/>
              </w:rPr>
              <w:instrText xml:space="preserve"> PAGEREF _Toc76571477 \h </w:instrText>
            </w:r>
            <w:r w:rsidR="008E5EAD">
              <w:rPr>
                <w:noProof/>
                <w:webHidden/>
              </w:rPr>
            </w:r>
            <w:r w:rsidR="008E5EAD">
              <w:rPr>
                <w:noProof/>
                <w:webHidden/>
              </w:rPr>
              <w:fldChar w:fldCharType="separate"/>
            </w:r>
            <w:r w:rsidR="008E5EAD">
              <w:rPr>
                <w:noProof/>
                <w:webHidden/>
              </w:rPr>
              <w:t>1</w:t>
            </w:r>
            <w:r w:rsidR="008E5EAD">
              <w:rPr>
                <w:noProof/>
                <w:webHidden/>
              </w:rPr>
              <w:fldChar w:fldCharType="end"/>
            </w:r>
          </w:hyperlink>
        </w:p>
        <w:p w14:paraId="0BE8D804" w14:textId="34650E6F" w:rsidR="008E5EAD" w:rsidRDefault="008E5EAD">
          <w:pPr>
            <w:pStyle w:val="TOC1"/>
            <w:tabs>
              <w:tab w:val="right" w:leader="dot" w:pos="10456"/>
            </w:tabs>
            <w:rPr>
              <w:rFonts w:eastAsiaTheme="minorEastAsia"/>
              <w:b w:val="0"/>
              <w:bCs w:val="0"/>
              <w:i w:val="0"/>
              <w:iCs w:val="0"/>
              <w:noProof/>
              <w:color w:val="auto"/>
              <w:lang w:eastAsia="zh-TW"/>
            </w:rPr>
          </w:pPr>
          <w:hyperlink w:anchor="_Toc76571478" w:history="1">
            <w:r w:rsidRPr="00D4358C">
              <w:rPr>
                <w:rStyle w:val="Hyperlink"/>
                <w:noProof/>
              </w:rPr>
              <w:t>Approval</w:t>
            </w:r>
            <w:r>
              <w:rPr>
                <w:noProof/>
                <w:webHidden/>
              </w:rPr>
              <w:tab/>
            </w:r>
            <w:r>
              <w:rPr>
                <w:noProof/>
                <w:webHidden/>
              </w:rPr>
              <w:fldChar w:fldCharType="begin"/>
            </w:r>
            <w:r>
              <w:rPr>
                <w:noProof/>
                <w:webHidden/>
              </w:rPr>
              <w:instrText xml:space="preserve"> PAGEREF _Toc76571478 \h </w:instrText>
            </w:r>
            <w:r>
              <w:rPr>
                <w:noProof/>
                <w:webHidden/>
              </w:rPr>
            </w:r>
            <w:r>
              <w:rPr>
                <w:noProof/>
                <w:webHidden/>
              </w:rPr>
              <w:fldChar w:fldCharType="separate"/>
            </w:r>
            <w:r>
              <w:rPr>
                <w:noProof/>
                <w:webHidden/>
              </w:rPr>
              <w:t>2</w:t>
            </w:r>
            <w:r>
              <w:rPr>
                <w:noProof/>
                <w:webHidden/>
              </w:rPr>
              <w:fldChar w:fldCharType="end"/>
            </w:r>
          </w:hyperlink>
        </w:p>
        <w:p w14:paraId="7EB3CE84" w14:textId="59A0A5A6" w:rsidR="008E5EAD" w:rsidRDefault="008E5EAD">
          <w:pPr>
            <w:pStyle w:val="TOC1"/>
            <w:tabs>
              <w:tab w:val="right" w:leader="dot" w:pos="10456"/>
            </w:tabs>
            <w:rPr>
              <w:rFonts w:eastAsiaTheme="minorEastAsia"/>
              <w:b w:val="0"/>
              <w:bCs w:val="0"/>
              <w:i w:val="0"/>
              <w:iCs w:val="0"/>
              <w:noProof/>
              <w:color w:val="auto"/>
              <w:lang w:eastAsia="zh-TW"/>
            </w:rPr>
          </w:pPr>
          <w:hyperlink w:anchor="_Toc76571479" w:history="1">
            <w:r w:rsidRPr="00D4358C">
              <w:rPr>
                <w:rStyle w:val="Hyperlink"/>
                <w:noProof/>
              </w:rPr>
              <w:t>General</w:t>
            </w:r>
            <w:r>
              <w:rPr>
                <w:noProof/>
                <w:webHidden/>
              </w:rPr>
              <w:tab/>
            </w:r>
            <w:r>
              <w:rPr>
                <w:noProof/>
                <w:webHidden/>
              </w:rPr>
              <w:fldChar w:fldCharType="begin"/>
            </w:r>
            <w:r>
              <w:rPr>
                <w:noProof/>
                <w:webHidden/>
              </w:rPr>
              <w:instrText xml:space="preserve"> PAGEREF _Toc76571479 \h </w:instrText>
            </w:r>
            <w:r>
              <w:rPr>
                <w:noProof/>
                <w:webHidden/>
              </w:rPr>
            </w:r>
            <w:r>
              <w:rPr>
                <w:noProof/>
                <w:webHidden/>
              </w:rPr>
              <w:fldChar w:fldCharType="separate"/>
            </w:r>
            <w:r>
              <w:rPr>
                <w:noProof/>
                <w:webHidden/>
              </w:rPr>
              <w:t>2</w:t>
            </w:r>
            <w:r>
              <w:rPr>
                <w:noProof/>
                <w:webHidden/>
              </w:rPr>
              <w:fldChar w:fldCharType="end"/>
            </w:r>
          </w:hyperlink>
        </w:p>
        <w:p w14:paraId="53069F94" w14:textId="51CED641" w:rsidR="008E5EAD" w:rsidRDefault="008E5EAD">
          <w:pPr>
            <w:pStyle w:val="TOC2"/>
            <w:tabs>
              <w:tab w:val="right" w:leader="dot" w:pos="10456"/>
            </w:tabs>
            <w:rPr>
              <w:rFonts w:eastAsiaTheme="minorEastAsia"/>
              <w:b w:val="0"/>
              <w:bCs w:val="0"/>
              <w:noProof/>
              <w:color w:val="auto"/>
              <w:sz w:val="24"/>
              <w:szCs w:val="24"/>
              <w:lang w:eastAsia="zh-TW"/>
            </w:rPr>
          </w:pPr>
          <w:hyperlink w:anchor="_Toc76571480" w:history="1">
            <w:r w:rsidRPr="00D4358C">
              <w:rPr>
                <w:rStyle w:val="Hyperlink"/>
                <w:noProof/>
              </w:rPr>
              <w:t>Acronyms and Abbreviations</w:t>
            </w:r>
            <w:r>
              <w:rPr>
                <w:noProof/>
                <w:webHidden/>
              </w:rPr>
              <w:tab/>
            </w:r>
            <w:r>
              <w:rPr>
                <w:noProof/>
                <w:webHidden/>
              </w:rPr>
              <w:fldChar w:fldCharType="begin"/>
            </w:r>
            <w:r>
              <w:rPr>
                <w:noProof/>
                <w:webHidden/>
              </w:rPr>
              <w:instrText xml:space="preserve"> PAGEREF _Toc76571480 \h </w:instrText>
            </w:r>
            <w:r>
              <w:rPr>
                <w:noProof/>
                <w:webHidden/>
              </w:rPr>
            </w:r>
            <w:r>
              <w:rPr>
                <w:noProof/>
                <w:webHidden/>
              </w:rPr>
              <w:fldChar w:fldCharType="separate"/>
            </w:r>
            <w:r>
              <w:rPr>
                <w:noProof/>
                <w:webHidden/>
              </w:rPr>
              <w:t>2</w:t>
            </w:r>
            <w:r>
              <w:rPr>
                <w:noProof/>
                <w:webHidden/>
              </w:rPr>
              <w:fldChar w:fldCharType="end"/>
            </w:r>
          </w:hyperlink>
        </w:p>
        <w:p w14:paraId="4024D3E5" w14:textId="44030F6B" w:rsidR="008E5EAD" w:rsidRDefault="008E5EAD">
          <w:pPr>
            <w:pStyle w:val="TOC2"/>
            <w:tabs>
              <w:tab w:val="right" w:leader="dot" w:pos="10456"/>
            </w:tabs>
            <w:rPr>
              <w:rFonts w:eastAsiaTheme="minorEastAsia"/>
              <w:b w:val="0"/>
              <w:bCs w:val="0"/>
              <w:noProof/>
              <w:color w:val="auto"/>
              <w:sz w:val="24"/>
              <w:szCs w:val="24"/>
              <w:lang w:eastAsia="zh-TW"/>
            </w:rPr>
          </w:pPr>
          <w:hyperlink w:anchor="_Toc76571481" w:history="1">
            <w:r w:rsidRPr="00D4358C">
              <w:rPr>
                <w:rStyle w:val="Hyperlink"/>
                <w:noProof/>
              </w:rPr>
              <w:t>Internal References</w:t>
            </w:r>
            <w:r>
              <w:rPr>
                <w:noProof/>
                <w:webHidden/>
              </w:rPr>
              <w:tab/>
            </w:r>
            <w:r>
              <w:rPr>
                <w:noProof/>
                <w:webHidden/>
              </w:rPr>
              <w:fldChar w:fldCharType="begin"/>
            </w:r>
            <w:r>
              <w:rPr>
                <w:noProof/>
                <w:webHidden/>
              </w:rPr>
              <w:instrText xml:space="preserve"> PAGEREF _Toc76571481 \h </w:instrText>
            </w:r>
            <w:r>
              <w:rPr>
                <w:noProof/>
                <w:webHidden/>
              </w:rPr>
            </w:r>
            <w:r>
              <w:rPr>
                <w:noProof/>
                <w:webHidden/>
              </w:rPr>
              <w:fldChar w:fldCharType="separate"/>
            </w:r>
            <w:r>
              <w:rPr>
                <w:noProof/>
                <w:webHidden/>
              </w:rPr>
              <w:t>2</w:t>
            </w:r>
            <w:r>
              <w:rPr>
                <w:noProof/>
                <w:webHidden/>
              </w:rPr>
              <w:fldChar w:fldCharType="end"/>
            </w:r>
          </w:hyperlink>
        </w:p>
        <w:p w14:paraId="5FE1DDF1" w14:textId="1738036B" w:rsidR="008E5EAD" w:rsidRDefault="008E5EAD">
          <w:pPr>
            <w:pStyle w:val="TOC1"/>
            <w:tabs>
              <w:tab w:val="right" w:leader="dot" w:pos="10456"/>
            </w:tabs>
            <w:rPr>
              <w:rFonts w:eastAsiaTheme="minorEastAsia"/>
              <w:b w:val="0"/>
              <w:bCs w:val="0"/>
              <w:i w:val="0"/>
              <w:iCs w:val="0"/>
              <w:noProof/>
              <w:color w:val="auto"/>
              <w:lang w:eastAsia="zh-TW"/>
            </w:rPr>
          </w:pPr>
          <w:hyperlink w:anchor="_Toc76571482" w:history="1">
            <w:r w:rsidRPr="00D4358C">
              <w:rPr>
                <w:rStyle w:val="Hyperlink"/>
                <w:noProof/>
              </w:rPr>
              <w:t>Purpose</w:t>
            </w:r>
            <w:r>
              <w:rPr>
                <w:noProof/>
                <w:webHidden/>
              </w:rPr>
              <w:tab/>
            </w:r>
            <w:r>
              <w:rPr>
                <w:noProof/>
                <w:webHidden/>
              </w:rPr>
              <w:fldChar w:fldCharType="begin"/>
            </w:r>
            <w:r>
              <w:rPr>
                <w:noProof/>
                <w:webHidden/>
              </w:rPr>
              <w:instrText xml:space="preserve"> PAGEREF _Toc76571482 \h </w:instrText>
            </w:r>
            <w:r>
              <w:rPr>
                <w:noProof/>
                <w:webHidden/>
              </w:rPr>
            </w:r>
            <w:r>
              <w:rPr>
                <w:noProof/>
                <w:webHidden/>
              </w:rPr>
              <w:fldChar w:fldCharType="separate"/>
            </w:r>
            <w:r>
              <w:rPr>
                <w:noProof/>
                <w:webHidden/>
              </w:rPr>
              <w:t>3</w:t>
            </w:r>
            <w:r>
              <w:rPr>
                <w:noProof/>
                <w:webHidden/>
              </w:rPr>
              <w:fldChar w:fldCharType="end"/>
            </w:r>
          </w:hyperlink>
        </w:p>
        <w:p w14:paraId="770C5A03" w14:textId="61CC6091" w:rsidR="008E5EAD" w:rsidRDefault="008E5EAD">
          <w:pPr>
            <w:pStyle w:val="TOC1"/>
            <w:tabs>
              <w:tab w:val="right" w:leader="dot" w:pos="10456"/>
            </w:tabs>
            <w:rPr>
              <w:rFonts w:eastAsiaTheme="minorEastAsia"/>
              <w:b w:val="0"/>
              <w:bCs w:val="0"/>
              <w:i w:val="0"/>
              <w:iCs w:val="0"/>
              <w:noProof/>
              <w:color w:val="auto"/>
              <w:lang w:eastAsia="zh-TW"/>
            </w:rPr>
          </w:pPr>
          <w:hyperlink w:anchor="_Toc76571483" w:history="1">
            <w:r w:rsidRPr="00D4358C">
              <w:rPr>
                <w:rStyle w:val="Hyperlink"/>
                <w:noProof/>
              </w:rPr>
              <w:t>Introduction</w:t>
            </w:r>
            <w:r>
              <w:rPr>
                <w:noProof/>
                <w:webHidden/>
              </w:rPr>
              <w:tab/>
            </w:r>
            <w:r>
              <w:rPr>
                <w:noProof/>
                <w:webHidden/>
              </w:rPr>
              <w:fldChar w:fldCharType="begin"/>
            </w:r>
            <w:r>
              <w:rPr>
                <w:noProof/>
                <w:webHidden/>
              </w:rPr>
              <w:instrText xml:space="preserve"> PAGEREF _Toc76571483 \h </w:instrText>
            </w:r>
            <w:r>
              <w:rPr>
                <w:noProof/>
                <w:webHidden/>
              </w:rPr>
            </w:r>
            <w:r>
              <w:rPr>
                <w:noProof/>
                <w:webHidden/>
              </w:rPr>
              <w:fldChar w:fldCharType="separate"/>
            </w:r>
            <w:r>
              <w:rPr>
                <w:noProof/>
                <w:webHidden/>
              </w:rPr>
              <w:t>3</w:t>
            </w:r>
            <w:r>
              <w:rPr>
                <w:noProof/>
                <w:webHidden/>
              </w:rPr>
              <w:fldChar w:fldCharType="end"/>
            </w:r>
          </w:hyperlink>
        </w:p>
        <w:p w14:paraId="2FE621C6" w14:textId="28ECABD0" w:rsidR="008E5EAD" w:rsidRDefault="008E5EAD">
          <w:pPr>
            <w:pStyle w:val="TOC1"/>
            <w:tabs>
              <w:tab w:val="right" w:leader="dot" w:pos="10456"/>
            </w:tabs>
            <w:rPr>
              <w:rFonts w:eastAsiaTheme="minorEastAsia"/>
              <w:b w:val="0"/>
              <w:bCs w:val="0"/>
              <w:i w:val="0"/>
              <w:iCs w:val="0"/>
              <w:noProof/>
              <w:color w:val="auto"/>
              <w:lang w:eastAsia="zh-TW"/>
            </w:rPr>
          </w:pPr>
          <w:hyperlink w:anchor="_Toc76571484" w:history="1">
            <w:r w:rsidRPr="00D4358C">
              <w:rPr>
                <w:rStyle w:val="Hyperlink"/>
                <w:noProof/>
              </w:rPr>
              <w:t>Material and Methods</w:t>
            </w:r>
            <w:r>
              <w:rPr>
                <w:noProof/>
                <w:webHidden/>
              </w:rPr>
              <w:tab/>
            </w:r>
            <w:r>
              <w:rPr>
                <w:noProof/>
                <w:webHidden/>
              </w:rPr>
              <w:fldChar w:fldCharType="begin"/>
            </w:r>
            <w:r>
              <w:rPr>
                <w:noProof/>
                <w:webHidden/>
              </w:rPr>
              <w:instrText xml:space="preserve"> PAGEREF _Toc76571484 \h </w:instrText>
            </w:r>
            <w:r>
              <w:rPr>
                <w:noProof/>
                <w:webHidden/>
              </w:rPr>
            </w:r>
            <w:r>
              <w:rPr>
                <w:noProof/>
                <w:webHidden/>
              </w:rPr>
              <w:fldChar w:fldCharType="separate"/>
            </w:r>
            <w:r>
              <w:rPr>
                <w:noProof/>
                <w:webHidden/>
              </w:rPr>
              <w:t>3</w:t>
            </w:r>
            <w:r>
              <w:rPr>
                <w:noProof/>
                <w:webHidden/>
              </w:rPr>
              <w:fldChar w:fldCharType="end"/>
            </w:r>
          </w:hyperlink>
        </w:p>
        <w:p w14:paraId="2AAA65FF" w14:textId="74413A87" w:rsidR="008E5EAD" w:rsidRDefault="008E5EAD">
          <w:pPr>
            <w:pStyle w:val="TOC1"/>
            <w:tabs>
              <w:tab w:val="right" w:leader="dot" w:pos="10456"/>
            </w:tabs>
            <w:rPr>
              <w:rFonts w:eastAsiaTheme="minorEastAsia"/>
              <w:b w:val="0"/>
              <w:bCs w:val="0"/>
              <w:i w:val="0"/>
              <w:iCs w:val="0"/>
              <w:noProof/>
              <w:color w:val="auto"/>
              <w:lang w:eastAsia="zh-TW"/>
            </w:rPr>
          </w:pPr>
          <w:hyperlink w:anchor="_Toc76571485" w:history="1">
            <w:r w:rsidRPr="00D4358C">
              <w:rPr>
                <w:rStyle w:val="Hyperlink"/>
                <w:noProof/>
              </w:rPr>
              <w:t>Results</w:t>
            </w:r>
            <w:r>
              <w:rPr>
                <w:noProof/>
                <w:webHidden/>
              </w:rPr>
              <w:tab/>
            </w:r>
            <w:r>
              <w:rPr>
                <w:noProof/>
                <w:webHidden/>
              </w:rPr>
              <w:fldChar w:fldCharType="begin"/>
            </w:r>
            <w:r>
              <w:rPr>
                <w:noProof/>
                <w:webHidden/>
              </w:rPr>
              <w:instrText xml:space="preserve"> PAGEREF _Toc76571485 \h </w:instrText>
            </w:r>
            <w:r>
              <w:rPr>
                <w:noProof/>
                <w:webHidden/>
              </w:rPr>
            </w:r>
            <w:r>
              <w:rPr>
                <w:noProof/>
                <w:webHidden/>
              </w:rPr>
              <w:fldChar w:fldCharType="separate"/>
            </w:r>
            <w:r>
              <w:rPr>
                <w:noProof/>
                <w:webHidden/>
              </w:rPr>
              <w:t>4</w:t>
            </w:r>
            <w:r>
              <w:rPr>
                <w:noProof/>
                <w:webHidden/>
              </w:rPr>
              <w:fldChar w:fldCharType="end"/>
            </w:r>
          </w:hyperlink>
        </w:p>
        <w:p w14:paraId="6617C2E6" w14:textId="48AA9EA5" w:rsidR="008E5EAD" w:rsidRDefault="008E5EAD">
          <w:pPr>
            <w:pStyle w:val="TOC3"/>
            <w:tabs>
              <w:tab w:val="right" w:leader="dot" w:pos="10456"/>
            </w:tabs>
            <w:rPr>
              <w:rFonts w:eastAsiaTheme="minorEastAsia"/>
              <w:noProof/>
              <w:color w:val="auto"/>
              <w:sz w:val="24"/>
              <w:szCs w:val="24"/>
              <w:lang w:eastAsia="zh-TW"/>
            </w:rPr>
          </w:pPr>
          <w:hyperlink w:anchor="_Toc76571486" w:history="1">
            <w:r w:rsidRPr="00D4358C">
              <w:rPr>
                <w:rStyle w:val="Hyperlink"/>
                <w:noProof/>
              </w:rPr>
              <w:t>Comparison within Pineapple Juice Experiment</w:t>
            </w:r>
            <w:r>
              <w:rPr>
                <w:noProof/>
                <w:webHidden/>
              </w:rPr>
              <w:tab/>
            </w:r>
            <w:r>
              <w:rPr>
                <w:noProof/>
                <w:webHidden/>
              </w:rPr>
              <w:fldChar w:fldCharType="begin"/>
            </w:r>
            <w:r>
              <w:rPr>
                <w:noProof/>
                <w:webHidden/>
              </w:rPr>
              <w:instrText xml:space="preserve"> PAGEREF _Toc76571486 \h </w:instrText>
            </w:r>
            <w:r>
              <w:rPr>
                <w:noProof/>
                <w:webHidden/>
              </w:rPr>
            </w:r>
            <w:r>
              <w:rPr>
                <w:noProof/>
                <w:webHidden/>
              </w:rPr>
              <w:fldChar w:fldCharType="separate"/>
            </w:r>
            <w:r>
              <w:rPr>
                <w:noProof/>
                <w:webHidden/>
              </w:rPr>
              <w:t>4</w:t>
            </w:r>
            <w:r>
              <w:rPr>
                <w:noProof/>
                <w:webHidden/>
              </w:rPr>
              <w:fldChar w:fldCharType="end"/>
            </w:r>
          </w:hyperlink>
        </w:p>
        <w:p w14:paraId="389CD489" w14:textId="65133D5A" w:rsidR="008E5EAD" w:rsidRDefault="008E5EAD">
          <w:pPr>
            <w:pStyle w:val="TOC3"/>
            <w:tabs>
              <w:tab w:val="right" w:leader="dot" w:pos="10456"/>
            </w:tabs>
            <w:rPr>
              <w:rFonts w:eastAsiaTheme="minorEastAsia"/>
              <w:noProof/>
              <w:color w:val="auto"/>
              <w:sz w:val="24"/>
              <w:szCs w:val="24"/>
              <w:lang w:eastAsia="zh-TW"/>
            </w:rPr>
          </w:pPr>
          <w:hyperlink w:anchor="_Toc76571487" w:history="1">
            <w:r w:rsidRPr="00D4358C">
              <w:rPr>
                <w:rStyle w:val="Hyperlink"/>
                <w:noProof/>
              </w:rPr>
              <w:t>Comparison between Pineapple Juice Experiment and Performance Testing Experiment</w:t>
            </w:r>
            <w:r>
              <w:rPr>
                <w:noProof/>
                <w:webHidden/>
              </w:rPr>
              <w:tab/>
            </w:r>
            <w:r>
              <w:rPr>
                <w:noProof/>
                <w:webHidden/>
              </w:rPr>
              <w:fldChar w:fldCharType="begin"/>
            </w:r>
            <w:r>
              <w:rPr>
                <w:noProof/>
                <w:webHidden/>
              </w:rPr>
              <w:instrText xml:space="preserve"> PAGEREF _Toc76571487 \h </w:instrText>
            </w:r>
            <w:r>
              <w:rPr>
                <w:noProof/>
                <w:webHidden/>
              </w:rPr>
            </w:r>
            <w:r>
              <w:rPr>
                <w:noProof/>
                <w:webHidden/>
              </w:rPr>
              <w:fldChar w:fldCharType="separate"/>
            </w:r>
            <w:r>
              <w:rPr>
                <w:noProof/>
                <w:webHidden/>
              </w:rPr>
              <w:t>9</w:t>
            </w:r>
            <w:r>
              <w:rPr>
                <w:noProof/>
                <w:webHidden/>
              </w:rPr>
              <w:fldChar w:fldCharType="end"/>
            </w:r>
          </w:hyperlink>
        </w:p>
        <w:p w14:paraId="73926395" w14:textId="21CB1F64" w:rsidR="008E5EAD" w:rsidRDefault="008E5EAD">
          <w:pPr>
            <w:pStyle w:val="TOC1"/>
            <w:tabs>
              <w:tab w:val="right" w:leader="dot" w:pos="10456"/>
            </w:tabs>
            <w:rPr>
              <w:rFonts w:eastAsiaTheme="minorEastAsia"/>
              <w:b w:val="0"/>
              <w:bCs w:val="0"/>
              <w:i w:val="0"/>
              <w:iCs w:val="0"/>
              <w:noProof/>
              <w:color w:val="auto"/>
              <w:lang w:eastAsia="zh-TW"/>
            </w:rPr>
          </w:pPr>
          <w:hyperlink w:anchor="_Toc76571488" w:history="1">
            <w:r w:rsidRPr="00D4358C">
              <w:rPr>
                <w:rStyle w:val="Hyperlink"/>
                <w:noProof/>
              </w:rPr>
              <w:t>Discussion &amp; Future Work</w:t>
            </w:r>
            <w:r>
              <w:rPr>
                <w:noProof/>
                <w:webHidden/>
              </w:rPr>
              <w:tab/>
            </w:r>
            <w:r>
              <w:rPr>
                <w:noProof/>
                <w:webHidden/>
              </w:rPr>
              <w:fldChar w:fldCharType="begin"/>
            </w:r>
            <w:r>
              <w:rPr>
                <w:noProof/>
                <w:webHidden/>
              </w:rPr>
              <w:instrText xml:space="preserve"> PAGEREF _Toc76571488 \h </w:instrText>
            </w:r>
            <w:r>
              <w:rPr>
                <w:noProof/>
                <w:webHidden/>
              </w:rPr>
            </w:r>
            <w:r>
              <w:rPr>
                <w:noProof/>
                <w:webHidden/>
              </w:rPr>
              <w:fldChar w:fldCharType="separate"/>
            </w:r>
            <w:r>
              <w:rPr>
                <w:noProof/>
                <w:webHidden/>
              </w:rPr>
              <w:t>13</w:t>
            </w:r>
            <w:r>
              <w:rPr>
                <w:noProof/>
                <w:webHidden/>
              </w:rPr>
              <w:fldChar w:fldCharType="end"/>
            </w:r>
          </w:hyperlink>
        </w:p>
        <w:p w14:paraId="520346D6" w14:textId="095D70BF" w:rsidR="008E5EAD" w:rsidRDefault="008E5EAD">
          <w:pPr>
            <w:pStyle w:val="TOC3"/>
            <w:tabs>
              <w:tab w:val="right" w:leader="dot" w:pos="10456"/>
            </w:tabs>
            <w:rPr>
              <w:rFonts w:eastAsiaTheme="minorEastAsia"/>
              <w:noProof/>
              <w:color w:val="auto"/>
              <w:sz w:val="24"/>
              <w:szCs w:val="24"/>
              <w:lang w:eastAsia="zh-TW"/>
            </w:rPr>
          </w:pPr>
          <w:hyperlink w:anchor="_Toc76571489" w:history="1">
            <w:r w:rsidRPr="00D4358C">
              <w:rPr>
                <w:rStyle w:val="Hyperlink"/>
                <w:noProof/>
              </w:rPr>
              <w:t>Impact from Various Nutrients other than Manganese</w:t>
            </w:r>
            <w:r>
              <w:rPr>
                <w:noProof/>
                <w:webHidden/>
              </w:rPr>
              <w:tab/>
            </w:r>
            <w:r>
              <w:rPr>
                <w:noProof/>
                <w:webHidden/>
              </w:rPr>
              <w:fldChar w:fldCharType="begin"/>
            </w:r>
            <w:r>
              <w:rPr>
                <w:noProof/>
                <w:webHidden/>
              </w:rPr>
              <w:instrText xml:space="preserve"> PAGEREF _Toc76571489 \h </w:instrText>
            </w:r>
            <w:r>
              <w:rPr>
                <w:noProof/>
                <w:webHidden/>
              </w:rPr>
            </w:r>
            <w:r>
              <w:rPr>
                <w:noProof/>
                <w:webHidden/>
              </w:rPr>
              <w:fldChar w:fldCharType="separate"/>
            </w:r>
            <w:r>
              <w:rPr>
                <w:noProof/>
                <w:webHidden/>
              </w:rPr>
              <w:t>14</w:t>
            </w:r>
            <w:r>
              <w:rPr>
                <w:noProof/>
                <w:webHidden/>
              </w:rPr>
              <w:fldChar w:fldCharType="end"/>
            </w:r>
          </w:hyperlink>
        </w:p>
        <w:p w14:paraId="62C15562" w14:textId="613BC9B2" w:rsidR="008E5EAD" w:rsidRDefault="008E5EAD">
          <w:pPr>
            <w:pStyle w:val="TOC3"/>
            <w:tabs>
              <w:tab w:val="right" w:leader="dot" w:pos="10456"/>
            </w:tabs>
            <w:rPr>
              <w:rFonts w:eastAsiaTheme="minorEastAsia"/>
              <w:noProof/>
              <w:color w:val="auto"/>
              <w:sz w:val="24"/>
              <w:szCs w:val="24"/>
              <w:lang w:eastAsia="zh-TW"/>
            </w:rPr>
          </w:pPr>
          <w:hyperlink w:anchor="_Toc76571491" w:history="1">
            <w:r w:rsidRPr="00D4358C">
              <w:rPr>
                <w:rStyle w:val="Hyperlink"/>
                <w:noProof/>
              </w:rPr>
              <w:t>Impact of Hydration</w:t>
            </w:r>
            <w:r>
              <w:rPr>
                <w:noProof/>
                <w:webHidden/>
              </w:rPr>
              <w:tab/>
            </w:r>
            <w:r>
              <w:rPr>
                <w:noProof/>
                <w:webHidden/>
              </w:rPr>
              <w:fldChar w:fldCharType="begin"/>
            </w:r>
            <w:r>
              <w:rPr>
                <w:noProof/>
                <w:webHidden/>
              </w:rPr>
              <w:instrText xml:space="preserve"> PAGEREF _Toc76571491 \h </w:instrText>
            </w:r>
            <w:r>
              <w:rPr>
                <w:noProof/>
                <w:webHidden/>
              </w:rPr>
            </w:r>
            <w:r>
              <w:rPr>
                <w:noProof/>
                <w:webHidden/>
              </w:rPr>
              <w:fldChar w:fldCharType="separate"/>
            </w:r>
            <w:r>
              <w:rPr>
                <w:noProof/>
                <w:webHidden/>
              </w:rPr>
              <w:t>14</w:t>
            </w:r>
            <w:r>
              <w:rPr>
                <w:noProof/>
                <w:webHidden/>
              </w:rPr>
              <w:fldChar w:fldCharType="end"/>
            </w:r>
          </w:hyperlink>
        </w:p>
        <w:p w14:paraId="2DF5820B" w14:textId="70A1B9C8" w:rsidR="008E5EAD" w:rsidRDefault="008E5EAD">
          <w:pPr>
            <w:pStyle w:val="TOC1"/>
            <w:tabs>
              <w:tab w:val="right" w:leader="dot" w:pos="10456"/>
            </w:tabs>
            <w:rPr>
              <w:rFonts w:eastAsiaTheme="minorEastAsia"/>
              <w:b w:val="0"/>
              <w:bCs w:val="0"/>
              <w:i w:val="0"/>
              <w:iCs w:val="0"/>
              <w:noProof/>
              <w:color w:val="auto"/>
              <w:lang w:eastAsia="zh-TW"/>
            </w:rPr>
          </w:pPr>
          <w:hyperlink w:anchor="_Toc76571492" w:history="1">
            <w:r w:rsidRPr="00D4358C">
              <w:rPr>
                <w:rStyle w:val="Hyperlink"/>
                <w:noProof/>
              </w:rPr>
              <w:t>Conclusions</w:t>
            </w:r>
            <w:r>
              <w:rPr>
                <w:noProof/>
                <w:webHidden/>
              </w:rPr>
              <w:tab/>
            </w:r>
            <w:r>
              <w:rPr>
                <w:noProof/>
                <w:webHidden/>
              </w:rPr>
              <w:fldChar w:fldCharType="begin"/>
            </w:r>
            <w:r>
              <w:rPr>
                <w:noProof/>
                <w:webHidden/>
              </w:rPr>
              <w:instrText xml:space="preserve"> PAGEREF _Toc76571492 \h </w:instrText>
            </w:r>
            <w:r>
              <w:rPr>
                <w:noProof/>
                <w:webHidden/>
              </w:rPr>
            </w:r>
            <w:r>
              <w:rPr>
                <w:noProof/>
                <w:webHidden/>
              </w:rPr>
              <w:fldChar w:fldCharType="separate"/>
            </w:r>
            <w:r>
              <w:rPr>
                <w:noProof/>
                <w:webHidden/>
              </w:rPr>
              <w:t>14</w:t>
            </w:r>
            <w:r>
              <w:rPr>
                <w:noProof/>
                <w:webHidden/>
              </w:rPr>
              <w:fldChar w:fldCharType="end"/>
            </w:r>
          </w:hyperlink>
        </w:p>
        <w:p w14:paraId="3E8AB9FC" w14:textId="0625C720" w:rsidR="008E5EAD" w:rsidRDefault="008E5EAD">
          <w:pPr>
            <w:pStyle w:val="TOC1"/>
            <w:tabs>
              <w:tab w:val="right" w:leader="dot" w:pos="10456"/>
            </w:tabs>
            <w:rPr>
              <w:rFonts w:eastAsiaTheme="minorEastAsia"/>
              <w:b w:val="0"/>
              <w:bCs w:val="0"/>
              <w:i w:val="0"/>
              <w:iCs w:val="0"/>
              <w:noProof/>
              <w:color w:val="auto"/>
              <w:lang w:eastAsia="zh-TW"/>
            </w:rPr>
          </w:pPr>
          <w:hyperlink w:anchor="_Toc76571493" w:history="1">
            <w:r w:rsidRPr="00D4358C">
              <w:rPr>
                <w:rStyle w:val="Hyperlink"/>
                <w:noProof/>
              </w:rPr>
              <w:t>Reference</w:t>
            </w:r>
            <w:r>
              <w:rPr>
                <w:noProof/>
                <w:webHidden/>
              </w:rPr>
              <w:tab/>
            </w:r>
            <w:r>
              <w:rPr>
                <w:noProof/>
                <w:webHidden/>
              </w:rPr>
              <w:fldChar w:fldCharType="begin"/>
            </w:r>
            <w:r>
              <w:rPr>
                <w:noProof/>
                <w:webHidden/>
              </w:rPr>
              <w:instrText xml:space="preserve"> PAGEREF _Toc76571493 \h </w:instrText>
            </w:r>
            <w:r>
              <w:rPr>
                <w:noProof/>
                <w:webHidden/>
              </w:rPr>
            </w:r>
            <w:r>
              <w:rPr>
                <w:noProof/>
                <w:webHidden/>
              </w:rPr>
              <w:fldChar w:fldCharType="separate"/>
            </w:r>
            <w:r>
              <w:rPr>
                <w:noProof/>
                <w:webHidden/>
              </w:rPr>
              <w:t>14</w:t>
            </w:r>
            <w:r>
              <w:rPr>
                <w:noProof/>
                <w:webHidden/>
              </w:rPr>
              <w:fldChar w:fldCharType="end"/>
            </w:r>
          </w:hyperlink>
        </w:p>
        <w:p w14:paraId="6B0DD827" w14:textId="6B422609" w:rsidR="008E5EAD" w:rsidRDefault="008E5EAD">
          <w:pPr>
            <w:pStyle w:val="TOC1"/>
            <w:tabs>
              <w:tab w:val="right" w:leader="dot" w:pos="10456"/>
            </w:tabs>
            <w:rPr>
              <w:rFonts w:eastAsiaTheme="minorEastAsia"/>
              <w:b w:val="0"/>
              <w:bCs w:val="0"/>
              <w:i w:val="0"/>
              <w:iCs w:val="0"/>
              <w:noProof/>
              <w:color w:val="auto"/>
              <w:lang w:eastAsia="zh-TW"/>
            </w:rPr>
          </w:pPr>
          <w:hyperlink w:anchor="_Toc76571494" w:history="1">
            <w:r w:rsidRPr="00D4358C">
              <w:rPr>
                <w:rStyle w:val="Hyperlink"/>
                <w:noProof/>
              </w:rPr>
              <w:t>Appendix 1</w:t>
            </w:r>
            <w:r>
              <w:rPr>
                <w:noProof/>
                <w:webHidden/>
              </w:rPr>
              <w:tab/>
            </w:r>
            <w:r>
              <w:rPr>
                <w:noProof/>
                <w:webHidden/>
              </w:rPr>
              <w:fldChar w:fldCharType="begin"/>
            </w:r>
            <w:r>
              <w:rPr>
                <w:noProof/>
                <w:webHidden/>
              </w:rPr>
              <w:instrText xml:space="preserve"> PAGEREF _Toc76571494 \h </w:instrText>
            </w:r>
            <w:r>
              <w:rPr>
                <w:noProof/>
                <w:webHidden/>
              </w:rPr>
            </w:r>
            <w:r>
              <w:rPr>
                <w:noProof/>
                <w:webHidden/>
              </w:rPr>
              <w:fldChar w:fldCharType="separate"/>
            </w:r>
            <w:r>
              <w:rPr>
                <w:noProof/>
                <w:webHidden/>
              </w:rPr>
              <w:t>0</w:t>
            </w:r>
            <w:r>
              <w:rPr>
                <w:noProof/>
                <w:webHidden/>
              </w:rPr>
              <w:fldChar w:fldCharType="end"/>
            </w:r>
          </w:hyperlink>
        </w:p>
        <w:p w14:paraId="0D2A47AF" w14:textId="72395219" w:rsidR="008E5EAD" w:rsidRDefault="008E5EAD">
          <w:pPr>
            <w:pStyle w:val="TOC2"/>
            <w:tabs>
              <w:tab w:val="right" w:leader="dot" w:pos="10456"/>
            </w:tabs>
            <w:rPr>
              <w:rFonts w:eastAsiaTheme="minorEastAsia"/>
              <w:b w:val="0"/>
              <w:bCs w:val="0"/>
              <w:noProof/>
              <w:color w:val="auto"/>
              <w:sz w:val="24"/>
              <w:szCs w:val="24"/>
              <w:lang w:eastAsia="zh-TW"/>
            </w:rPr>
          </w:pPr>
          <w:hyperlink w:anchor="_Toc76571495" w:history="1">
            <w:r w:rsidRPr="00D4358C">
              <w:rPr>
                <w:rStyle w:val="Hyperlink"/>
                <w:noProof/>
              </w:rPr>
              <w:t>Collected Dataset for Pre and Post Pineapple Juice Ingestion</w:t>
            </w:r>
            <w:r>
              <w:rPr>
                <w:noProof/>
                <w:webHidden/>
              </w:rPr>
              <w:tab/>
            </w:r>
            <w:r>
              <w:rPr>
                <w:noProof/>
                <w:webHidden/>
              </w:rPr>
              <w:fldChar w:fldCharType="begin"/>
            </w:r>
            <w:r>
              <w:rPr>
                <w:noProof/>
                <w:webHidden/>
              </w:rPr>
              <w:instrText xml:space="preserve"> PAGEREF _Toc76571495 \h </w:instrText>
            </w:r>
            <w:r>
              <w:rPr>
                <w:noProof/>
                <w:webHidden/>
              </w:rPr>
            </w:r>
            <w:r>
              <w:rPr>
                <w:noProof/>
                <w:webHidden/>
              </w:rPr>
              <w:fldChar w:fldCharType="separate"/>
            </w:r>
            <w:r>
              <w:rPr>
                <w:noProof/>
                <w:webHidden/>
              </w:rPr>
              <w:t>0</w:t>
            </w:r>
            <w:r>
              <w:rPr>
                <w:noProof/>
                <w:webHidden/>
              </w:rPr>
              <w:fldChar w:fldCharType="end"/>
            </w:r>
          </w:hyperlink>
        </w:p>
        <w:p w14:paraId="7E663CFF" w14:textId="2A0CAD43" w:rsidR="005D554D" w:rsidRDefault="009F2553" w:rsidP="005D554D">
          <w:r>
            <w:rPr>
              <w:b/>
              <w:bCs/>
              <w:noProof/>
            </w:rPr>
            <w:fldChar w:fldCharType="end"/>
          </w:r>
        </w:p>
      </w:sdtContent>
    </w:sdt>
    <w:p w14:paraId="22B8F670" w14:textId="77777777" w:rsidR="008E5EAD" w:rsidRDefault="008E5EAD">
      <w:pPr>
        <w:rPr>
          <w:rFonts w:eastAsiaTheme="majorEastAsia" w:cstheme="majorBidi"/>
          <w:bCs/>
          <w:color w:val="29ABE2"/>
          <w:sz w:val="28"/>
          <w:szCs w:val="28"/>
        </w:rPr>
      </w:pPr>
      <w:bookmarkStart w:id="0" w:name="_Toc76571477"/>
      <w:r>
        <w:br w:type="page"/>
      </w:r>
    </w:p>
    <w:p w14:paraId="7E7BD200" w14:textId="10BFA210" w:rsidR="00860C97" w:rsidRDefault="00860C97" w:rsidP="00060FAB">
      <w:pPr>
        <w:pStyle w:val="Heading1"/>
      </w:pPr>
      <w:r>
        <w:lastRenderedPageBreak/>
        <w:t>Issue Control</w:t>
      </w:r>
      <w:bookmarkEnd w:id="0"/>
    </w:p>
    <w:tbl>
      <w:tblPr>
        <w:tblStyle w:val="GridTable4-Accent2"/>
        <w:tblW w:w="10485" w:type="dxa"/>
        <w:tblLook w:val="04A0" w:firstRow="1" w:lastRow="0" w:firstColumn="1" w:lastColumn="0" w:noHBand="0" w:noVBand="1"/>
      </w:tblPr>
      <w:tblGrid>
        <w:gridCol w:w="1129"/>
        <w:gridCol w:w="5812"/>
        <w:gridCol w:w="3544"/>
      </w:tblGrid>
      <w:tr w:rsidR="00873C77" w14:paraId="33E5A614" w14:textId="5674FA9C" w:rsidTr="008E5EAD">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8CD09C3" w14:textId="0A5A7CC0" w:rsidR="00873C77" w:rsidRDefault="00873C77" w:rsidP="00873C77">
            <w:r>
              <w:t xml:space="preserve">Issue </w:t>
            </w:r>
          </w:p>
        </w:tc>
        <w:tc>
          <w:tcPr>
            <w:tcW w:w="5812" w:type="dxa"/>
          </w:tcPr>
          <w:p w14:paraId="4CFC670A" w14:textId="61872E39" w:rsidR="00873C77" w:rsidRDefault="00873C77" w:rsidP="00873C77">
            <w:pPr>
              <w:cnfStyle w:val="100000000000" w:firstRow="1" w:lastRow="0" w:firstColumn="0" w:lastColumn="0" w:oddVBand="0" w:evenVBand="0" w:oddHBand="0" w:evenHBand="0" w:firstRowFirstColumn="0" w:firstRowLastColumn="0" w:lastRowFirstColumn="0" w:lastRowLastColumn="0"/>
            </w:pPr>
            <w:r>
              <w:t>Reason for Change</w:t>
            </w:r>
          </w:p>
        </w:tc>
        <w:tc>
          <w:tcPr>
            <w:tcW w:w="3544" w:type="dxa"/>
          </w:tcPr>
          <w:p w14:paraId="0A09C560" w14:textId="6CF38022" w:rsidR="00873C77" w:rsidRDefault="00873C77" w:rsidP="00873C77">
            <w:pPr>
              <w:cnfStyle w:val="100000000000" w:firstRow="1" w:lastRow="0" w:firstColumn="0" w:lastColumn="0" w:oddVBand="0" w:evenVBand="0" w:oddHBand="0" w:evenHBand="0" w:firstRowFirstColumn="0" w:firstRowLastColumn="0" w:lastRowFirstColumn="0" w:lastRowLastColumn="0"/>
            </w:pPr>
            <w:r>
              <w:t>Data/Initial</w:t>
            </w:r>
          </w:p>
        </w:tc>
      </w:tr>
      <w:tr w:rsidR="00873C77" w14:paraId="7CB8D7F9" w14:textId="1D1EC5F4" w:rsidTr="008E5EA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0C211B92" w14:textId="7B1B36B2" w:rsidR="00873C77" w:rsidRDefault="00873C77" w:rsidP="00873C77">
            <w:r>
              <w:t>1.0</w:t>
            </w:r>
          </w:p>
        </w:tc>
        <w:tc>
          <w:tcPr>
            <w:tcW w:w="5812" w:type="dxa"/>
            <w:shd w:val="clear" w:color="auto" w:fill="auto"/>
          </w:tcPr>
          <w:p w14:paraId="6D2B5C65" w14:textId="69365470" w:rsidR="00873C77" w:rsidRDefault="00873C77" w:rsidP="00873C77">
            <w:pPr>
              <w:cnfStyle w:val="000000100000" w:firstRow="0" w:lastRow="0" w:firstColumn="0" w:lastColumn="0" w:oddVBand="0" w:evenVBand="0" w:oddHBand="1" w:evenHBand="0" w:firstRowFirstColumn="0" w:firstRowLastColumn="0" w:lastRowFirstColumn="0" w:lastRowLastColumn="0"/>
            </w:pPr>
            <w:r>
              <w:t>New Document</w:t>
            </w:r>
          </w:p>
        </w:tc>
        <w:tc>
          <w:tcPr>
            <w:tcW w:w="3544" w:type="dxa"/>
            <w:shd w:val="clear" w:color="auto" w:fill="auto"/>
          </w:tcPr>
          <w:p w14:paraId="33847CE9" w14:textId="1A2D6B15" w:rsidR="00873C77" w:rsidRDefault="008E5EAD" w:rsidP="00873C77">
            <w:pPr>
              <w:cnfStyle w:val="000000100000" w:firstRow="0" w:lastRow="0" w:firstColumn="0" w:lastColumn="0" w:oddVBand="0" w:evenVBand="0" w:oddHBand="1" w:evenHBand="0" w:firstRowFirstColumn="0" w:firstRowLastColumn="0" w:lastRowFirstColumn="0" w:lastRowLastColumn="0"/>
            </w:pPr>
            <w:r>
              <w:t>7 July 2021/ YCW</w:t>
            </w:r>
          </w:p>
        </w:tc>
      </w:tr>
    </w:tbl>
    <w:p w14:paraId="05C1332D" w14:textId="2CD2EA20" w:rsidR="005C0746" w:rsidRDefault="005C0746">
      <w:pPr>
        <w:rPr>
          <w:rFonts w:eastAsiaTheme="majorEastAsia" w:cstheme="majorBidi"/>
          <w:bCs/>
          <w:color w:val="29ABE2"/>
          <w:sz w:val="28"/>
          <w:szCs w:val="28"/>
        </w:rPr>
      </w:pPr>
    </w:p>
    <w:p w14:paraId="377CF246" w14:textId="348E5151" w:rsidR="00A61327" w:rsidRDefault="0030550D" w:rsidP="00873C77">
      <w:pPr>
        <w:pStyle w:val="Heading1"/>
        <w:rPr>
          <w:ins w:id="1" w:author="Yi-Chun Wang" w:date="2021-07-07T17:25:00Z"/>
        </w:rPr>
      </w:pPr>
      <w:bookmarkStart w:id="2" w:name="_Toc76571478"/>
      <w:ins w:id="3" w:author="Yi-Chun Wang" w:date="2021-07-07T17:25:00Z">
        <w:r>
          <w:t>Approval</w:t>
        </w:r>
        <w:bookmarkEnd w:id="2"/>
        <w:r>
          <w:t xml:space="preserve"> </w:t>
        </w:r>
      </w:ins>
    </w:p>
    <w:tbl>
      <w:tblPr>
        <w:tblStyle w:val="GridTable4-Accent2"/>
        <w:tblW w:w="5000" w:type="pct"/>
        <w:tblLook w:val="04A0" w:firstRow="1" w:lastRow="0" w:firstColumn="1" w:lastColumn="0" w:noHBand="0" w:noVBand="1"/>
      </w:tblPr>
      <w:tblGrid>
        <w:gridCol w:w="3256"/>
        <w:gridCol w:w="2693"/>
        <w:gridCol w:w="4507"/>
      </w:tblGrid>
      <w:tr w:rsidR="00D030E8" w14:paraId="1A5CAC05" w14:textId="77777777" w:rsidTr="005C0746">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pct"/>
          </w:tcPr>
          <w:p w14:paraId="226B8B76" w14:textId="0F3A412B" w:rsidR="00D030E8" w:rsidRDefault="00D030E8" w:rsidP="00095370">
            <w:r>
              <w:t>Role</w:t>
            </w:r>
          </w:p>
        </w:tc>
        <w:tc>
          <w:tcPr>
            <w:tcW w:w="1288" w:type="pct"/>
          </w:tcPr>
          <w:p w14:paraId="5B656831" w14:textId="2B581963" w:rsidR="00D030E8" w:rsidRDefault="00D030E8" w:rsidP="00095370">
            <w:pPr>
              <w:cnfStyle w:val="100000000000" w:firstRow="1" w:lastRow="0" w:firstColumn="0" w:lastColumn="0" w:oddVBand="0" w:evenVBand="0" w:oddHBand="0" w:evenHBand="0" w:firstRowFirstColumn="0" w:firstRowLastColumn="0" w:lastRowFirstColumn="0" w:lastRowLastColumn="0"/>
            </w:pPr>
            <w:r>
              <w:t xml:space="preserve">Name </w:t>
            </w:r>
          </w:p>
        </w:tc>
        <w:tc>
          <w:tcPr>
            <w:tcW w:w="2155" w:type="pct"/>
          </w:tcPr>
          <w:p w14:paraId="12D1EC23" w14:textId="3DAB900C" w:rsidR="00D030E8" w:rsidRDefault="00D030E8" w:rsidP="00095370">
            <w:pPr>
              <w:cnfStyle w:val="100000000000" w:firstRow="1" w:lastRow="0" w:firstColumn="0" w:lastColumn="0" w:oddVBand="0" w:evenVBand="0" w:oddHBand="0" w:evenHBand="0" w:firstRowFirstColumn="0" w:firstRowLastColumn="0" w:lastRowFirstColumn="0" w:lastRowLastColumn="0"/>
            </w:pPr>
            <w:r>
              <w:t>Sign</w:t>
            </w:r>
            <w:r w:rsidR="00692674">
              <w:t>ature</w:t>
            </w:r>
          </w:p>
        </w:tc>
      </w:tr>
      <w:tr w:rsidR="00D030E8" w14:paraId="267BD601" w14:textId="77777777" w:rsidTr="005C0746">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557" w:type="pct"/>
            <w:shd w:val="clear" w:color="auto" w:fill="auto"/>
          </w:tcPr>
          <w:p w14:paraId="239D2156" w14:textId="77777777" w:rsidR="005C0746" w:rsidRDefault="005C0746" w:rsidP="00095370">
            <w:pPr>
              <w:rPr>
                <w:b w:val="0"/>
                <w:bCs w:val="0"/>
              </w:rPr>
            </w:pPr>
          </w:p>
          <w:p w14:paraId="0A2C3361" w14:textId="5E8B5DDF" w:rsidR="00D030E8" w:rsidRDefault="00D030E8" w:rsidP="00095370">
            <w:pPr>
              <w:rPr>
                <w:b w:val="0"/>
                <w:bCs w:val="0"/>
              </w:rPr>
            </w:pPr>
            <w:r>
              <w:t>Imaging Applications Associate</w:t>
            </w:r>
          </w:p>
          <w:p w14:paraId="62C87F84" w14:textId="5FD504F6" w:rsidR="005C0746" w:rsidRDefault="005C0746" w:rsidP="00095370"/>
        </w:tc>
        <w:tc>
          <w:tcPr>
            <w:tcW w:w="1288" w:type="pct"/>
            <w:shd w:val="clear" w:color="auto" w:fill="auto"/>
          </w:tcPr>
          <w:p w14:paraId="37BA0F9D" w14:textId="77777777" w:rsidR="005C0746" w:rsidRDefault="005C0746" w:rsidP="00095370">
            <w:pPr>
              <w:cnfStyle w:val="000000100000" w:firstRow="0" w:lastRow="0" w:firstColumn="0" w:lastColumn="0" w:oddVBand="0" w:evenVBand="0" w:oddHBand="1" w:evenHBand="0" w:firstRowFirstColumn="0" w:firstRowLastColumn="0" w:lastRowFirstColumn="0" w:lastRowLastColumn="0"/>
            </w:pPr>
          </w:p>
          <w:p w14:paraId="2D89C329" w14:textId="1DF61848" w:rsidR="00D030E8" w:rsidRDefault="00D030E8" w:rsidP="00095370">
            <w:pPr>
              <w:cnfStyle w:val="000000100000" w:firstRow="0" w:lastRow="0" w:firstColumn="0" w:lastColumn="0" w:oddVBand="0" w:evenVBand="0" w:oddHBand="1" w:evenHBand="0" w:firstRowFirstColumn="0" w:firstRowLastColumn="0" w:lastRowFirstColumn="0" w:lastRowLastColumn="0"/>
            </w:pPr>
            <w:r>
              <w:t>Yi-Chun Wang</w:t>
            </w:r>
            <w:r w:rsidR="00692674">
              <w:t xml:space="preserve"> (Author)</w:t>
            </w:r>
          </w:p>
        </w:tc>
        <w:tc>
          <w:tcPr>
            <w:tcW w:w="2155" w:type="pct"/>
            <w:shd w:val="clear" w:color="auto" w:fill="auto"/>
          </w:tcPr>
          <w:p w14:paraId="40D0D4AD" w14:textId="12038ECB" w:rsidR="00D030E8" w:rsidRDefault="00D030E8" w:rsidP="00095370">
            <w:pPr>
              <w:cnfStyle w:val="000000100000" w:firstRow="0" w:lastRow="0" w:firstColumn="0" w:lastColumn="0" w:oddVBand="0" w:evenVBand="0" w:oddHBand="1" w:evenHBand="0" w:firstRowFirstColumn="0" w:firstRowLastColumn="0" w:lastRowFirstColumn="0" w:lastRowLastColumn="0"/>
            </w:pPr>
          </w:p>
        </w:tc>
      </w:tr>
      <w:tr w:rsidR="00692674" w14:paraId="5DCBFACC" w14:textId="77777777" w:rsidTr="005C0746">
        <w:tc>
          <w:tcPr>
            <w:cnfStyle w:val="001000000000" w:firstRow="0" w:lastRow="0" w:firstColumn="1" w:lastColumn="0" w:oddVBand="0" w:evenVBand="0" w:oddHBand="0" w:evenHBand="0" w:firstRowFirstColumn="0" w:firstRowLastColumn="0" w:lastRowFirstColumn="0" w:lastRowLastColumn="0"/>
            <w:tcW w:w="1557" w:type="pct"/>
            <w:shd w:val="clear" w:color="auto" w:fill="auto"/>
          </w:tcPr>
          <w:p w14:paraId="5687EA9C" w14:textId="77777777" w:rsidR="005C0746" w:rsidRDefault="005C0746" w:rsidP="00095370">
            <w:pPr>
              <w:rPr>
                <w:b w:val="0"/>
                <w:bCs w:val="0"/>
              </w:rPr>
            </w:pPr>
          </w:p>
          <w:p w14:paraId="7F619B2F" w14:textId="5E14943E" w:rsidR="00692674" w:rsidRDefault="00692674" w:rsidP="00095370">
            <w:pPr>
              <w:rPr>
                <w:b w:val="0"/>
                <w:bCs w:val="0"/>
              </w:rPr>
            </w:pPr>
            <w:r>
              <w:t>Head of Imaging Solutions</w:t>
            </w:r>
          </w:p>
          <w:p w14:paraId="7809ED24" w14:textId="0AF8A1BE" w:rsidR="005C0746" w:rsidRDefault="005C0746" w:rsidP="00095370"/>
        </w:tc>
        <w:tc>
          <w:tcPr>
            <w:tcW w:w="1288" w:type="pct"/>
          </w:tcPr>
          <w:p w14:paraId="2CBFAAB2" w14:textId="77777777" w:rsidR="005C0746" w:rsidRDefault="005C0746" w:rsidP="00095370">
            <w:pPr>
              <w:cnfStyle w:val="000000000000" w:firstRow="0" w:lastRow="0" w:firstColumn="0" w:lastColumn="0" w:oddVBand="0" w:evenVBand="0" w:oddHBand="0" w:evenHBand="0" w:firstRowFirstColumn="0" w:firstRowLastColumn="0" w:lastRowFirstColumn="0" w:lastRowLastColumn="0"/>
            </w:pPr>
          </w:p>
          <w:p w14:paraId="2FDB858D" w14:textId="2391C3E9" w:rsidR="00692674" w:rsidRDefault="007D3C65" w:rsidP="00095370">
            <w:pPr>
              <w:cnfStyle w:val="000000000000" w:firstRow="0" w:lastRow="0" w:firstColumn="0" w:lastColumn="0" w:oddVBand="0" w:evenVBand="0" w:oddHBand="0" w:evenHBand="0" w:firstRowFirstColumn="0" w:firstRowLastColumn="0" w:lastRowFirstColumn="0" w:lastRowLastColumn="0"/>
            </w:pPr>
            <w:r>
              <w:t xml:space="preserve">Faezeh </w:t>
            </w:r>
            <w:proofErr w:type="spellStart"/>
            <w:r w:rsidR="004133DF">
              <w:t>Sanaei</w:t>
            </w:r>
            <w:proofErr w:type="spellEnd"/>
            <w:r w:rsidR="004133DF">
              <w:t>-</w:t>
            </w:r>
            <w:r w:rsidR="00F67845">
              <w:t>Nezhad</w:t>
            </w:r>
          </w:p>
        </w:tc>
        <w:tc>
          <w:tcPr>
            <w:tcW w:w="2155" w:type="pct"/>
            <w:shd w:val="clear" w:color="auto" w:fill="auto"/>
          </w:tcPr>
          <w:p w14:paraId="139F3549" w14:textId="77777777" w:rsidR="00692674" w:rsidRDefault="00692674" w:rsidP="00095370">
            <w:pPr>
              <w:cnfStyle w:val="000000000000" w:firstRow="0" w:lastRow="0" w:firstColumn="0" w:lastColumn="0" w:oddVBand="0" w:evenVBand="0" w:oddHBand="0" w:evenHBand="0" w:firstRowFirstColumn="0" w:firstRowLastColumn="0" w:lastRowFirstColumn="0" w:lastRowLastColumn="0"/>
            </w:pPr>
          </w:p>
        </w:tc>
      </w:tr>
    </w:tbl>
    <w:p w14:paraId="6B049E3D" w14:textId="77777777" w:rsidR="0030550D" w:rsidRPr="0030550D" w:rsidRDefault="0030550D" w:rsidP="0030550D">
      <w:pPr>
        <w:pPrChange w:id="4" w:author="Yi-Chun Wang" w:date="2021-07-07T17:25:00Z">
          <w:pPr>
            <w:pStyle w:val="Heading1"/>
          </w:pPr>
        </w:pPrChange>
      </w:pPr>
    </w:p>
    <w:p w14:paraId="43E99DAC" w14:textId="6C27372F" w:rsidR="00873C77" w:rsidRPr="00873C77" w:rsidRDefault="00860C97" w:rsidP="00873C77">
      <w:pPr>
        <w:pStyle w:val="Heading1"/>
      </w:pPr>
      <w:bookmarkStart w:id="5" w:name="_Toc76571479"/>
      <w:r>
        <w:t>General</w:t>
      </w:r>
      <w:bookmarkEnd w:id="5"/>
    </w:p>
    <w:p w14:paraId="73DA3EC8" w14:textId="2628AA65" w:rsidR="00860C97" w:rsidRDefault="00860C97" w:rsidP="00873C77">
      <w:pPr>
        <w:pStyle w:val="Heading2"/>
      </w:pPr>
      <w:bookmarkStart w:id="6" w:name="_Toc76571480"/>
      <w:r>
        <w:t>Acronyms and Abbreviations</w:t>
      </w:r>
      <w:bookmarkEnd w:id="6"/>
    </w:p>
    <w:tbl>
      <w:tblPr>
        <w:tblStyle w:val="GridTable4-Accent2"/>
        <w:tblW w:w="10627" w:type="dxa"/>
        <w:tblLook w:val="04A0" w:firstRow="1" w:lastRow="0" w:firstColumn="1" w:lastColumn="0" w:noHBand="0" w:noVBand="1"/>
      </w:tblPr>
      <w:tblGrid>
        <w:gridCol w:w="1129"/>
        <w:gridCol w:w="9498"/>
      </w:tblGrid>
      <w:tr w:rsidR="005A6E08" w14:paraId="3CE0095D" w14:textId="77777777" w:rsidTr="005A6E08">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5532E2E9" w14:textId="7472DA58" w:rsidR="005A6E08" w:rsidRDefault="005A6E08" w:rsidP="003B741B">
            <w:r>
              <w:t>Term</w:t>
            </w:r>
          </w:p>
        </w:tc>
        <w:tc>
          <w:tcPr>
            <w:tcW w:w="9498" w:type="dxa"/>
          </w:tcPr>
          <w:p w14:paraId="1C37E8AD" w14:textId="53FAA779" w:rsidR="005A6E08" w:rsidRDefault="005A6E08" w:rsidP="003B741B">
            <w:pPr>
              <w:cnfStyle w:val="100000000000" w:firstRow="1" w:lastRow="0" w:firstColumn="0" w:lastColumn="0" w:oddVBand="0" w:evenVBand="0" w:oddHBand="0" w:evenHBand="0" w:firstRowFirstColumn="0" w:firstRowLastColumn="0" w:lastRowFirstColumn="0" w:lastRowLastColumn="0"/>
            </w:pPr>
            <w:r>
              <w:t>Description</w:t>
            </w:r>
          </w:p>
        </w:tc>
      </w:tr>
      <w:tr w:rsidR="005A6E08" w14:paraId="1B81773C" w14:textId="77777777" w:rsidTr="00917A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79D40F98" w14:textId="39DEF669" w:rsidR="005A6E08" w:rsidRDefault="00982001" w:rsidP="003B741B">
            <w:r>
              <w:t>MRCP</w:t>
            </w:r>
          </w:p>
        </w:tc>
        <w:tc>
          <w:tcPr>
            <w:tcW w:w="9498" w:type="dxa"/>
            <w:shd w:val="clear" w:color="auto" w:fill="auto"/>
          </w:tcPr>
          <w:p w14:paraId="5767401D" w14:textId="567085EE" w:rsidR="005A6E08" w:rsidRDefault="00801069" w:rsidP="003B741B">
            <w:pPr>
              <w:cnfStyle w:val="000000100000" w:firstRow="0" w:lastRow="0" w:firstColumn="0" w:lastColumn="0" w:oddVBand="0" w:evenVBand="0" w:oddHBand="1" w:evenHBand="0" w:firstRowFirstColumn="0" w:firstRowLastColumn="0" w:lastRowFirstColumn="0" w:lastRowLastColumn="0"/>
            </w:pPr>
            <w:r>
              <w:t>Magnetic Resonance Cholangiopancreatography</w:t>
            </w:r>
          </w:p>
        </w:tc>
      </w:tr>
      <w:tr w:rsidR="005A6E08" w14:paraId="510ACB70" w14:textId="77777777" w:rsidTr="00917A5D">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50C7F902" w14:textId="1159093A" w:rsidR="005A6E08" w:rsidRDefault="00982001" w:rsidP="003B741B">
            <w:r>
              <w:t>GIT</w:t>
            </w:r>
          </w:p>
        </w:tc>
        <w:tc>
          <w:tcPr>
            <w:tcW w:w="9498" w:type="dxa"/>
            <w:shd w:val="clear" w:color="auto" w:fill="auto"/>
          </w:tcPr>
          <w:p w14:paraId="22A8B51E" w14:textId="149FA5F7" w:rsidR="005A6E08" w:rsidRDefault="00801069" w:rsidP="003B741B">
            <w:pPr>
              <w:cnfStyle w:val="000000000000" w:firstRow="0" w:lastRow="0" w:firstColumn="0" w:lastColumn="0" w:oddVBand="0" w:evenVBand="0" w:oddHBand="0" w:evenHBand="0" w:firstRowFirstColumn="0" w:firstRowLastColumn="0" w:lastRowFirstColumn="0" w:lastRowLastColumn="0"/>
            </w:pPr>
            <w:r>
              <w:t>Gastrointestinal tract</w:t>
            </w:r>
          </w:p>
        </w:tc>
      </w:tr>
      <w:tr w:rsidR="00982001" w14:paraId="58B76B39" w14:textId="77777777" w:rsidTr="00917A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0BDAA040" w14:textId="07A40DCF" w:rsidR="00982001" w:rsidRDefault="00982001" w:rsidP="003B741B">
            <w:r>
              <w:t>PJ</w:t>
            </w:r>
          </w:p>
        </w:tc>
        <w:tc>
          <w:tcPr>
            <w:tcW w:w="9498" w:type="dxa"/>
            <w:shd w:val="clear" w:color="auto" w:fill="auto"/>
          </w:tcPr>
          <w:p w14:paraId="5D426F5F" w14:textId="327189A5" w:rsidR="00982001" w:rsidRDefault="00982001" w:rsidP="003B741B">
            <w:pPr>
              <w:cnfStyle w:val="000000100000" w:firstRow="0" w:lastRow="0" w:firstColumn="0" w:lastColumn="0" w:oddVBand="0" w:evenVBand="0" w:oddHBand="1" w:evenHBand="0" w:firstRowFirstColumn="0" w:firstRowLastColumn="0" w:lastRowFirstColumn="0" w:lastRowLastColumn="0"/>
            </w:pPr>
            <w:r>
              <w:t>Pineapple Juice</w:t>
            </w:r>
          </w:p>
        </w:tc>
      </w:tr>
      <w:tr w:rsidR="00E07151" w14:paraId="59B3BA82" w14:textId="77777777" w:rsidTr="00917A5D">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1B39265E" w14:textId="7018CE44" w:rsidR="00E07151" w:rsidRDefault="00E07151" w:rsidP="003B741B">
            <w:r>
              <w:t>cT1</w:t>
            </w:r>
          </w:p>
        </w:tc>
        <w:tc>
          <w:tcPr>
            <w:tcW w:w="9498" w:type="dxa"/>
            <w:shd w:val="clear" w:color="auto" w:fill="auto"/>
          </w:tcPr>
          <w:p w14:paraId="7A819EBD" w14:textId="0F34E805" w:rsidR="00E07151" w:rsidRDefault="00E07151" w:rsidP="003B741B">
            <w:pPr>
              <w:cnfStyle w:val="000000000000" w:firstRow="0" w:lastRow="0" w:firstColumn="0" w:lastColumn="0" w:oddVBand="0" w:evenVBand="0" w:oddHBand="0" w:evenHBand="0" w:firstRowFirstColumn="0" w:firstRowLastColumn="0" w:lastRowFirstColumn="0" w:lastRowLastColumn="0"/>
            </w:pPr>
            <w:r>
              <w:t>Corrected T1</w:t>
            </w:r>
          </w:p>
        </w:tc>
      </w:tr>
      <w:tr w:rsidR="00E07151" w14:paraId="57871F54" w14:textId="77777777" w:rsidTr="00917A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1D87352B" w14:textId="0CAA384A" w:rsidR="00E07151" w:rsidRDefault="00E07151" w:rsidP="003B741B">
            <w:r>
              <w:t>PDFF</w:t>
            </w:r>
          </w:p>
        </w:tc>
        <w:tc>
          <w:tcPr>
            <w:tcW w:w="9498" w:type="dxa"/>
            <w:shd w:val="clear" w:color="auto" w:fill="auto"/>
          </w:tcPr>
          <w:p w14:paraId="670F784D" w14:textId="72B00086" w:rsidR="00E07151" w:rsidRDefault="00E07151" w:rsidP="003B741B">
            <w:pPr>
              <w:cnfStyle w:val="000000100000" w:firstRow="0" w:lastRow="0" w:firstColumn="0" w:lastColumn="0" w:oddVBand="0" w:evenVBand="0" w:oddHBand="1" w:evenHBand="0" w:firstRowFirstColumn="0" w:firstRowLastColumn="0" w:lastRowFirstColumn="0" w:lastRowLastColumn="0"/>
            </w:pPr>
            <w:r>
              <w:t>Proton Density Fat Fraction</w:t>
            </w:r>
          </w:p>
        </w:tc>
      </w:tr>
      <w:tr w:rsidR="00E07151" w14:paraId="15208C36" w14:textId="77777777" w:rsidTr="00917A5D">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2852F467" w14:textId="62111BF0" w:rsidR="00E07151" w:rsidRDefault="00E07151" w:rsidP="003B741B">
            <w:r>
              <w:t>LMS</w:t>
            </w:r>
          </w:p>
        </w:tc>
        <w:tc>
          <w:tcPr>
            <w:tcW w:w="9498" w:type="dxa"/>
            <w:shd w:val="clear" w:color="auto" w:fill="auto"/>
          </w:tcPr>
          <w:p w14:paraId="1176C998" w14:textId="5CCC03F7" w:rsidR="00E07151" w:rsidRDefault="00E07151" w:rsidP="003B741B">
            <w:pPr>
              <w:cnfStyle w:val="000000000000" w:firstRow="0" w:lastRow="0" w:firstColumn="0" w:lastColumn="0" w:oddVBand="0" w:evenVBand="0" w:oddHBand="0" w:evenHBand="0" w:firstRowFirstColumn="0" w:firstRowLastColumn="0" w:lastRowFirstColumn="0" w:lastRowLastColumn="0"/>
            </w:pPr>
            <w:proofErr w:type="spellStart"/>
            <w:r>
              <w:t>LiverMultiScan</w:t>
            </w:r>
            <w:proofErr w:type="spellEnd"/>
          </w:p>
        </w:tc>
      </w:tr>
      <w:tr w:rsidR="007D5A30" w14:paraId="7F72644E" w14:textId="77777777" w:rsidTr="00917A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14DEEBAD" w14:textId="542A60B0" w:rsidR="007D5A30" w:rsidRDefault="003D66B8" w:rsidP="003B741B">
            <w:r>
              <w:t>ROI</w:t>
            </w:r>
          </w:p>
        </w:tc>
        <w:tc>
          <w:tcPr>
            <w:tcW w:w="9498" w:type="dxa"/>
            <w:shd w:val="clear" w:color="auto" w:fill="auto"/>
          </w:tcPr>
          <w:p w14:paraId="4703FF9F" w14:textId="7E35A018" w:rsidR="007D5A30" w:rsidRDefault="003D66B8" w:rsidP="003B741B">
            <w:pPr>
              <w:cnfStyle w:val="000000100000" w:firstRow="0" w:lastRow="0" w:firstColumn="0" w:lastColumn="0" w:oddVBand="0" w:evenVBand="0" w:oddHBand="1" w:evenHBand="0" w:firstRowFirstColumn="0" w:firstRowLastColumn="0" w:lastRowFirstColumn="0" w:lastRowLastColumn="0"/>
            </w:pPr>
            <w:r>
              <w:t>Region of Interest</w:t>
            </w:r>
          </w:p>
        </w:tc>
      </w:tr>
      <w:tr w:rsidR="00917A5D" w14:paraId="5A7F8782" w14:textId="77777777" w:rsidTr="00917A5D">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5E25EB65" w14:textId="3F136B3B" w:rsidR="00917A5D" w:rsidRDefault="00917A5D" w:rsidP="003B741B">
            <w:proofErr w:type="spellStart"/>
            <w:r>
              <w:t>LoA</w:t>
            </w:r>
            <w:proofErr w:type="spellEnd"/>
          </w:p>
        </w:tc>
        <w:tc>
          <w:tcPr>
            <w:tcW w:w="9498" w:type="dxa"/>
            <w:shd w:val="clear" w:color="auto" w:fill="auto"/>
          </w:tcPr>
          <w:p w14:paraId="6FC45861" w14:textId="11F2F8EF" w:rsidR="00917A5D" w:rsidRDefault="00917A5D" w:rsidP="003B741B">
            <w:pPr>
              <w:cnfStyle w:val="000000000000" w:firstRow="0" w:lastRow="0" w:firstColumn="0" w:lastColumn="0" w:oddVBand="0" w:evenVBand="0" w:oddHBand="0" w:evenHBand="0" w:firstRowFirstColumn="0" w:firstRowLastColumn="0" w:lastRowFirstColumn="0" w:lastRowLastColumn="0"/>
            </w:pPr>
            <w:r>
              <w:t>Limits of Agreement</w:t>
            </w:r>
          </w:p>
        </w:tc>
      </w:tr>
      <w:tr w:rsidR="00917A5D" w14:paraId="6AEEF581" w14:textId="77777777" w:rsidTr="00917A5D">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1AF3EB17" w14:textId="68C9F719" w:rsidR="00917A5D" w:rsidRDefault="00917A5D" w:rsidP="003B741B">
            <w:r>
              <w:t>AC</w:t>
            </w:r>
          </w:p>
        </w:tc>
        <w:tc>
          <w:tcPr>
            <w:tcW w:w="9498" w:type="dxa"/>
            <w:shd w:val="clear" w:color="auto" w:fill="auto"/>
          </w:tcPr>
          <w:p w14:paraId="1A8E94CB" w14:textId="00621205" w:rsidR="00917A5D" w:rsidRDefault="00917A5D" w:rsidP="003B741B">
            <w:pPr>
              <w:cnfStyle w:val="000000100000" w:firstRow="0" w:lastRow="0" w:firstColumn="0" w:lastColumn="0" w:oddVBand="0" w:evenVBand="0" w:oddHBand="1" w:evenHBand="0" w:firstRowFirstColumn="0" w:firstRowLastColumn="0" w:lastRowFirstColumn="0" w:lastRowLastColumn="0"/>
            </w:pPr>
            <w:r>
              <w:t>Acceptance Criteria</w:t>
            </w:r>
          </w:p>
        </w:tc>
      </w:tr>
    </w:tbl>
    <w:p w14:paraId="262B6294" w14:textId="77777777" w:rsidR="00873C77" w:rsidRPr="00873C77" w:rsidRDefault="00873C77" w:rsidP="00873C77"/>
    <w:p w14:paraId="3F82840C" w14:textId="4134F05E" w:rsidR="00860C97" w:rsidRDefault="00624BE4" w:rsidP="00873C77">
      <w:pPr>
        <w:pStyle w:val="Heading2"/>
      </w:pPr>
      <w:bookmarkStart w:id="7" w:name="_Toc76571481"/>
      <w:r>
        <w:t xml:space="preserve">Internal </w:t>
      </w:r>
      <w:r w:rsidR="00860C97">
        <w:t>References</w:t>
      </w:r>
      <w:bookmarkEnd w:id="7"/>
    </w:p>
    <w:tbl>
      <w:tblPr>
        <w:tblStyle w:val="GridTable4-Accent2"/>
        <w:tblW w:w="10627" w:type="dxa"/>
        <w:tblLook w:val="04A0" w:firstRow="1" w:lastRow="0" w:firstColumn="1" w:lastColumn="0" w:noHBand="0" w:noVBand="1"/>
      </w:tblPr>
      <w:tblGrid>
        <w:gridCol w:w="1129"/>
        <w:gridCol w:w="9498"/>
      </w:tblGrid>
      <w:tr w:rsidR="005A6E08" w14:paraId="51B82D4F" w14:textId="77777777" w:rsidTr="003B741B">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tcPr>
          <w:p w14:paraId="4AA67856" w14:textId="42DC6AD4" w:rsidR="005A6E08" w:rsidRDefault="005A6E08" w:rsidP="003B741B">
            <w:r>
              <w:t>Ref</w:t>
            </w:r>
          </w:p>
        </w:tc>
        <w:tc>
          <w:tcPr>
            <w:tcW w:w="9498" w:type="dxa"/>
          </w:tcPr>
          <w:p w14:paraId="6F635B73" w14:textId="77777777" w:rsidR="005A6E08" w:rsidRDefault="005A6E08" w:rsidP="003B741B">
            <w:pPr>
              <w:cnfStyle w:val="100000000000" w:firstRow="1" w:lastRow="0" w:firstColumn="0" w:lastColumn="0" w:oddVBand="0" w:evenVBand="0" w:oddHBand="0" w:evenHBand="0" w:firstRowFirstColumn="0" w:firstRowLastColumn="0" w:lastRowFirstColumn="0" w:lastRowLastColumn="0"/>
            </w:pPr>
            <w:r>
              <w:t>Description</w:t>
            </w:r>
          </w:p>
        </w:tc>
      </w:tr>
      <w:tr w:rsidR="005A6E08" w14:paraId="4E762419" w14:textId="77777777" w:rsidTr="00FB5F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21AF0425" w14:textId="0FA96AD1" w:rsidR="005A6E08" w:rsidRPr="007F4C9C" w:rsidRDefault="00534771" w:rsidP="003B741B">
            <w:pPr>
              <w:rPr>
                <w:rFonts w:ascii="Calibri" w:hAnsi="Calibri" w:cs="Calibri"/>
              </w:rPr>
            </w:pPr>
            <w:r w:rsidRPr="007F4C9C">
              <w:rPr>
                <w:rFonts w:ascii="Calibri" w:hAnsi="Calibri" w:cs="Calibri"/>
              </w:rPr>
              <w:t>RA</w:t>
            </w:r>
            <w:r w:rsidR="00095B70" w:rsidRPr="007F4C9C">
              <w:rPr>
                <w:rFonts w:ascii="Calibri" w:hAnsi="Calibri" w:cs="Calibri"/>
              </w:rPr>
              <w:t>0</w:t>
            </w:r>
            <w:r w:rsidRPr="007F4C9C">
              <w:rPr>
                <w:rFonts w:ascii="Calibri" w:hAnsi="Calibri" w:cs="Calibri"/>
              </w:rPr>
              <w:t>302</w:t>
            </w:r>
          </w:p>
        </w:tc>
        <w:tc>
          <w:tcPr>
            <w:tcW w:w="9498" w:type="dxa"/>
            <w:shd w:val="clear" w:color="auto" w:fill="auto"/>
          </w:tcPr>
          <w:p w14:paraId="523ECE1E" w14:textId="3E5121A5" w:rsidR="005A6E08" w:rsidRPr="007F4C9C" w:rsidRDefault="00534771" w:rsidP="003B741B">
            <w:pPr>
              <w:cnfStyle w:val="000000100000" w:firstRow="0" w:lastRow="0" w:firstColumn="0" w:lastColumn="0" w:oddVBand="0" w:evenVBand="0" w:oddHBand="1" w:evenHBand="0" w:firstRowFirstColumn="0" w:firstRowLastColumn="0" w:lastRowFirstColumn="0" w:lastRowLastColumn="0"/>
            </w:pPr>
            <w:r w:rsidRPr="007F4C9C">
              <w:t xml:space="preserve">MRCP+v1 </w:t>
            </w:r>
            <w:r w:rsidR="00095B70" w:rsidRPr="007F4C9C">
              <w:t>In-Vivo</w:t>
            </w:r>
            <w:r w:rsidRPr="007F4C9C">
              <w:t xml:space="preserve"> Performance Testing Report</w:t>
            </w:r>
          </w:p>
        </w:tc>
      </w:tr>
      <w:tr w:rsidR="002359B6" w14:paraId="7BB075AD" w14:textId="77777777" w:rsidTr="00FB5FC8">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4E973400" w14:textId="49847FB2" w:rsidR="002359B6" w:rsidRPr="007F4C9C" w:rsidRDefault="002359B6" w:rsidP="003B741B">
            <w:pPr>
              <w:rPr>
                <w:rFonts w:ascii="Calibri" w:hAnsi="Calibri" w:cs="Calibri"/>
              </w:rPr>
            </w:pPr>
            <w:r w:rsidRPr="007F4C9C">
              <w:rPr>
                <w:rFonts w:ascii="Calibri" w:hAnsi="Calibri" w:cs="Calibri"/>
                <w:color w:val="3F3F3F"/>
              </w:rPr>
              <w:t>RA</w:t>
            </w:r>
            <w:r w:rsidR="00095B70" w:rsidRPr="007F4C9C">
              <w:rPr>
                <w:rFonts w:ascii="Calibri" w:hAnsi="Calibri" w:cs="Calibri"/>
                <w:color w:val="3F3F3F"/>
              </w:rPr>
              <w:t>0</w:t>
            </w:r>
            <w:r w:rsidRPr="007F4C9C">
              <w:rPr>
                <w:rFonts w:ascii="Calibri" w:hAnsi="Calibri" w:cs="Calibri"/>
                <w:color w:val="3F3F3F"/>
              </w:rPr>
              <w:t>457</w:t>
            </w:r>
          </w:p>
        </w:tc>
        <w:tc>
          <w:tcPr>
            <w:tcW w:w="9498" w:type="dxa"/>
            <w:shd w:val="clear" w:color="auto" w:fill="auto"/>
          </w:tcPr>
          <w:p w14:paraId="19B2CEB3" w14:textId="0BE48CA4" w:rsidR="002359B6" w:rsidRPr="007F4C9C" w:rsidRDefault="002359B6" w:rsidP="003B741B">
            <w:pPr>
              <w:cnfStyle w:val="000000000000" w:firstRow="0" w:lastRow="0" w:firstColumn="0" w:lastColumn="0" w:oddVBand="0" w:evenVBand="0" w:oddHBand="0" w:evenHBand="0" w:firstRowFirstColumn="0" w:firstRowLastColumn="0" w:lastRowFirstColumn="0" w:lastRowLastColumn="0"/>
            </w:pPr>
            <w:r w:rsidRPr="007F4C9C">
              <w:t>MRCP+v1 Performance Literature Review</w:t>
            </w:r>
          </w:p>
        </w:tc>
      </w:tr>
      <w:tr w:rsidR="005A6E08" w14:paraId="40725080" w14:textId="77777777" w:rsidTr="00FB5F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2553ACB3" w14:textId="5B149CDF" w:rsidR="005A6E08" w:rsidRPr="007F4C9C" w:rsidRDefault="00F235E0" w:rsidP="003B741B">
            <w:pPr>
              <w:rPr>
                <w:rFonts w:ascii="Calibri" w:hAnsi="Calibri" w:cs="Calibri"/>
              </w:rPr>
            </w:pPr>
            <w:r w:rsidRPr="007F4C9C">
              <w:rPr>
                <w:rFonts w:ascii="Calibri" w:hAnsi="Calibri" w:cs="Calibri"/>
              </w:rPr>
              <w:t>RTD0555</w:t>
            </w:r>
          </w:p>
        </w:tc>
        <w:tc>
          <w:tcPr>
            <w:tcW w:w="9498" w:type="dxa"/>
            <w:shd w:val="clear" w:color="auto" w:fill="auto"/>
          </w:tcPr>
          <w:p w14:paraId="16150BCC" w14:textId="0B32A6D0" w:rsidR="005A6E08" w:rsidRPr="007F4C9C" w:rsidRDefault="00F235E0" w:rsidP="003B741B">
            <w:pPr>
              <w:cnfStyle w:val="000000100000" w:firstRow="0" w:lastRow="0" w:firstColumn="0" w:lastColumn="0" w:oddVBand="0" w:evenVBand="0" w:oddHBand="1" w:evenHBand="0" w:firstRowFirstColumn="0" w:firstRowLastColumn="0" w:lastRowFirstColumn="0" w:lastRowLastColumn="0"/>
            </w:pPr>
            <w:r w:rsidRPr="007F4C9C">
              <w:t>Image-based Automatic Processing Algorithmic Specification</w:t>
            </w:r>
          </w:p>
        </w:tc>
      </w:tr>
      <w:tr w:rsidR="00F235E0" w14:paraId="223B9FB9" w14:textId="77777777" w:rsidTr="00FB5FC8">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6C937A49" w14:textId="662BB2A1" w:rsidR="00F235E0" w:rsidRPr="007F4C9C" w:rsidRDefault="009658F8" w:rsidP="003B741B">
            <w:pPr>
              <w:rPr>
                <w:rFonts w:ascii="Calibri" w:hAnsi="Calibri" w:cs="Calibri"/>
              </w:rPr>
            </w:pPr>
            <w:r w:rsidRPr="007F4C9C">
              <w:rPr>
                <w:rFonts w:ascii="Calibri" w:hAnsi="Calibri" w:cs="Calibri"/>
              </w:rPr>
              <w:t>IIP105</w:t>
            </w:r>
          </w:p>
        </w:tc>
        <w:tc>
          <w:tcPr>
            <w:tcW w:w="9498" w:type="dxa"/>
            <w:shd w:val="clear" w:color="auto" w:fill="auto"/>
          </w:tcPr>
          <w:p w14:paraId="70C720A0" w14:textId="077A2BB7" w:rsidR="00F235E0" w:rsidRPr="007F4C9C" w:rsidRDefault="009658F8" w:rsidP="003B741B">
            <w:pPr>
              <w:cnfStyle w:val="000000000000" w:firstRow="0" w:lastRow="0" w:firstColumn="0" w:lastColumn="0" w:oddVBand="0" w:evenVBand="0" w:oddHBand="0" w:evenHBand="0" w:firstRowFirstColumn="0" w:firstRowLastColumn="0" w:lastRowFirstColumn="0" w:lastRowLastColumn="0"/>
            </w:pPr>
            <w:proofErr w:type="spellStart"/>
            <w:r w:rsidRPr="007F4C9C">
              <w:t>LiverMultiScan</w:t>
            </w:r>
            <w:proofErr w:type="spellEnd"/>
            <w:r w:rsidRPr="007F4C9C">
              <w:t xml:space="preserve"> v3 In Vivo Performance Testing Report</w:t>
            </w:r>
          </w:p>
        </w:tc>
      </w:tr>
      <w:tr w:rsidR="009658F8" w14:paraId="4259831E" w14:textId="77777777" w:rsidTr="00FB5FC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129" w:type="dxa"/>
            <w:shd w:val="clear" w:color="auto" w:fill="auto"/>
          </w:tcPr>
          <w:p w14:paraId="377A97A5" w14:textId="2120981A" w:rsidR="009658F8" w:rsidRPr="007F4C9C" w:rsidRDefault="00D0085C" w:rsidP="00D0085C">
            <w:pPr>
              <w:pStyle w:val="NormalWeb"/>
              <w:rPr>
                <w:rFonts w:ascii="Calibri" w:hAnsi="Calibri" w:cs="Calibri"/>
              </w:rPr>
            </w:pPr>
            <w:r w:rsidRPr="007F4C9C">
              <w:rPr>
                <w:rFonts w:ascii="Calibri" w:hAnsi="Calibri" w:cs="Calibri"/>
                <w:color w:val="3F3F3F"/>
              </w:rPr>
              <w:t>RA0673</w:t>
            </w:r>
          </w:p>
        </w:tc>
        <w:tc>
          <w:tcPr>
            <w:tcW w:w="9498" w:type="dxa"/>
            <w:shd w:val="clear" w:color="auto" w:fill="auto"/>
          </w:tcPr>
          <w:p w14:paraId="75185A9F" w14:textId="08E4A990" w:rsidR="009658F8" w:rsidRPr="007F4C9C" w:rsidRDefault="00D0085C" w:rsidP="003B741B">
            <w:pPr>
              <w:cnfStyle w:val="000000100000" w:firstRow="0" w:lastRow="0" w:firstColumn="0" w:lastColumn="0" w:oddVBand="0" w:evenVBand="0" w:oddHBand="1" w:evenHBand="0" w:firstRowFirstColumn="0" w:firstRowLastColumn="0" w:lastRowFirstColumn="0" w:lastRowLastColumn="0"/>
            </w:pPr>
            <w:proofErr w:type="spellStart"/>
            <w:r w:rsidRPr="007F4C9C">
              <w:t>LiverMultiScan</w:t>
            </w:r>
            <w:proofErr w:type="spellEnd"/>
            <w:r w:rsidRPr="007F4C9C">
              <w:t xml:space="preserve"> v4 In Vivo Performance Testing Report</w:t>
            </w:r>
          </w:p>
        </w:tc>
      </w:tr>
    </w:tbl>
    <w:p w14:paraId="39CADE6E" w14:textId="77777777" w:rsidR="00C70594" w:rsidRDefault="00C70594">
      <w:pPr>
        <w:rPr>
          <w:rFonts w:eastAsiaTheme="majorEastAsia" w:cstheme="majorBidi"/>
          <w:bCs/>
          <w:color w:val="29ABE2"/>
          <w:sz w:val="28"/>
          <w:szCs w:val="28"/>
        </w:rPr>
      </w:pPr>
      <w:r>
        <w:br w:type="page"/>
      </w:r>
    </w:p>
    <w:p w14:paraId="1613E7B5" w14:textId="1051E25D" w:rsidR="00FC72B4" w:rsidRDefault="00FC72B4" w:rsidP="00C70594">
      <w:pPr>
        <w:pStyle w:val="Heading1"/>
      </w:pPr>
      <w:bookmarkStart w:id="8" w:name="_Toc76571482"/>
      <w:r>
        <w:lastRenderedPageBreak/>
        <w:t>Purpose</w:t>
      </w:r>
      <w:bookmarkEnd w:id="8"/>
    </w:p>
    <w:p w14:paraId="3065BD1D" w14:textId="5798DFD3" w:rsidR="00FC72B4" w:rsidRPr="00FC72B4" w:rsidRDefault="00FC72B4" w:rsidP="00FC72B4">
      <w:pPr>
        <w:jc w:val="both"/>
      </w:pPr>
      <w:r w:rsidRPr="00FC72B4">
        <w:t xml:space="preserve">The purpose of this report is to </w:t>
      </w:r>
      <w:r w:rsidR="00917A5D">
        <w:t xml:space="preserve">determine whether </w:t>
      </w:r>
      <w:r w:rsidRPr="00FC72B4">
        <w:t xml:space="preserve">pineapple juice’s effect </w:t>
      </w:r>
      <w:r w:rsidR="00917A5D">
        <w:t>impact</w:t>
      </w:r>
      <w:r w:rsidR="00917A5D" w:rsidRPr="00FC72B4">
        <w:t xml:space="preserve"> </w:t>
      </w:r>
      <w:r w:rsidR="00917A5D">
        <w:t xml:space="preserve">on </w:t>
      </w:r>
      <w:r w:rsidRPr="00FC72B4">
        <w:t xml:space="preserve">participant’s cT1, Iron and PDFF for </w:t>
      </w:r>
      <w:r w:rsidR="00E64430">
        <w:t>device (</w:t>
      </w:r>
      <w:proofErr w:type="spellStart"/>
      <w:r w:rsidRPr="00FC72B4">
        <w:t>L</w:t>
      </w:r>
      <w:r w:rsidR="00E64430">
        <w:t>iverMultiScan</w:t>
      </w:r>
      <w:proofErr w:type="spellEnd"/>
      <w:r w:rsidR="00E64430">
        <w:t>)</w:t>
      </w:r>
      <w:r w:rsidRPr="00FC72B4">
        <w:t xml:space="preserve"> reporting. </w:t>
      </w:r>
    </w:p>
    <w:p w14:paraId="195D451A" w14:textId="38E075CC" w:rsidR="00C70594" w:rsidRDefault="00860C97" w:rsidP="00C70594">
      <w:pPr>
        <w:pStyle w:val="Heading1"/>
      </w:pPr>
      <w:bookmarkStart w:id="9" w:name="_Toc76571483"/>
      <w:r>
        <w:t>Introduction</w:t>
      </w:r>
      <w:bookmarkEnd w:id="9"/>
    </w:p>
    <w:p w14:paraId="108A3921" w14:textId="1995EDD9" w:rsidR="003F6F9F" w:rsidRPr="003F6F9F" w:rsidRDefault="00881A09" w:rsidP="00E75308">
      <w:pPr>
        <w:jc w:val="both"/>
      </w:pPr>
      <w:r>
        <w:t xml:space="preserve">In </w:t>
      </w:r>
      <w:r w:rsidR="00F767E6">
        <w:t>Magnetic Resonance Cholangiopancreatography (</w:t>
      </w:r>
      <w:r>
        <w:t>MRCP</w:t>
      </w:r>
      <w:r w:rsidR="00F767E6">
        <w:t>)</w:t>
      </w:r>
      <w:r>
        <w:t xml:space="preserve"> examination,</w:t>
      </w:r>
      <w:r w:rsidR="00F767E6">
        <w:t xml:space="preserve"> the aim is to visualise </w:t>
      </w:r>
      <w:r>
        <w:t xml:space="preserve">the </w:t>
      </w:r>
      <w:r w:rsidR="00476D41">
        <w:t>biliary tree</w:t>
      </w:r>
      <w:r w:rsidR="00AB0F68">
        <w:t xml:space="preserve"> structure</w:t>
      </w:r>
      <w:r w:rsidR="00476D41">
        <w:t>. The bile, due to its fluid property</w:t>
      </w:r>
      <w:r w:rsidR="00AB0F68">
        <w:t>,</w:t>
      </w:r>
      <w:r w:rsidR="00476D41">
        <w:t xml:space="preserve"> </w:t>
      </w:r>
      <w:r w:rsidR="00AB0F68">
        <w:t xml:space="preserve">can provide intrinsic signal intensity in T2 weighted sequences. However, the </w:t>
      </w:r>
      <w:r w:rsidR="000C7501">
        <w:t xml:space="preserve">fluid </w:t>
      </w:r>
      <w:r w:rsidR="00AB0F68">
        <w:t xml:space="preserve">from the </w:t>
      </w:r>
      <w:r w:rsidR="00C96B1D">
        <w:t>surrounding gastrointestinal tract</w:t>
      </w:r>
      <w:r w:rsidR="00EA459F">
        <w:t>s</w:t>
      </w:r>
      <w:r w:rsidR="00C96B1D">
        <w:t xml:space="preserve"> </w:t>
      </w:r>
      <w:r w:rsidR="008F1CC6">
        <w:t xml:space="preserve">(GIT) </w:t>
      </w:r>
      <w:r w:rsidR="0001113C">
        <w:t>also provides</w:t>
      </w:r>
      <w:r w:rsidR="00EA459F">
        <w:t xml:space="preserve"> high signal intensity </w:t>
      </w:r>
      <w:r w:rsidR="0001113C">
        <w:t>and, in this case,</w:t>
      </w:r>
      <w:r w:rsidR="00EA459F">
        <w:t xml:space="preserve"> </w:t>
      </w:r>
      <w:r w:rsidR="0001113C">
        <w:t>cause</w:t>
      </w:r>
      <w:r w:rsidR="00201B2B">
        <w:t xml:space="preserve"> noise to the </w:t>
      </w:r>
      <w:r w:rsidR="00EA459F">
        <w:t>region of interest</w:t>
      </w:r>
      <w:r w:rsidR="0001113C">
        <w:t xml:space="preserve">, i.e., biliary tree. </w:t>
      </w:r>
      <w:r w:rsidR="000438DC">
        <w:t>To mitigate this issue,</w:t>
      </w:r>
      <w:r w:rsidR="00FE6539">
        <w:t xml:space="preserve"> negative</w:t>
      </w:r>
      <w:r w:rsidR="000438DC">
        <w:t xml:space="preserve"> contrast agent </w:t>
      </w:r>
      <w:r w:rsidR="000064FD">
        <w:t>is</w:t>
      </w:r>
      <w:r w:rsidR="00833EFF">
        <w:t xml:space="preserve"> provided to patient prior to the MRCP scan</w:t>
      </w:r>
      <w:r w:rsidR="00F75528">
        <w:t>. The contrast agent contains iron dioxide</w:t>
      </w:r>
      <w:r w:rsidR="00FE6539">
        <w:t xml:space="preserve"> </w:t>
      </w:r>
      <w:r w:rsidR="00F75528">
        <w:t>and effect by</w:t>
      </w:r>
      <w:r w:rsidR="00FE6539">
        <w:t xml:space="preserve"> shorten</w:t>
      </w:r>
      <w:r w:rsidR="00F75528">
        <w:t>ing</w:t>
      </w:r>
      <w:r w:rsidR="00FE6539">
        <w:t xml:space="preserve"> T2 relaxation time on </w:t>
      </w:r>
      <w:r w:rsidR="00A96E51">
        <w:t xml:space="preserve">heavily T2 weighted </w:t>
      </w:r>
      <w:r w:rsidR="00E13242">
        <w:t>sequences</w:t>
      </w:r>
      <w:r w:rsidR="00200C4E">
        <w:t xml:space="preserve"> </w:t>
      </w:r>
      <w:r w:rsidR="00200C4E">
        <w:fldChar w:fldCharType="begin"/>
      </w:r>
      <w:r w:rsidR="00BF7C8C">
        <w:instrText xml:space="preserve"> ADDIN ZOTERO_ITEM CSL_CITATION {"citationID":"bswR6dhq","properties":{"formattedCitation":"[1]","plainCitation":"[1]","noteIndex":0},"citationItems":[{"id":988,"uris":["http://zotero.org/users/6491462/items/VW8QTFPX"],"uri":["http://zotero.org/users/6491462/items/VW8QTFPX"],"itemData":{"id":988,"type":"article-journal","abstract":"The quality of magnetic resonance cholangiopancreatography (MRCP) images is frequently degraded by high signal from the gastrointestinal tract. The aim of this study is to evaluate pineapple juice (PJ) as an oral negative contrast agent in MRCP. Preliminary in vitro evaluation demonstrated that PJ shortened T2 relaxation time and hence decreased T2 signal intensity on a standard MRCP sequence to a similar degree to a commercially available negative contrast agent (ferumoxsil). Electrothermal atomic absorption spectrometry assay demonstrated a high manganese concentration in PJ of 2.76 mg dl−1, which is likely to be responsible for its T2 imaging properties. MRCP was subsequently performed in 10 healthy volunteers, before and at 15 min and 30 min following ingestion of 400 ml of PJ. Images were assessed blindly by two Consultant Radiologists using a standard grading technique based on contrast effect (degree of suppression of bowel signal), and image effect (diagnostic quality). There were statistically significant improvements in contrast and image effect between pre and post PJ images. There was particularly significant improvement in visualization of the pancreatic duct, but no significant difference between 15 min and 30 min post PJ images. Visualization of the ampulla, common bile duct, common hepatic and central intrahepatic ducts were also significantly improved at 15 min following PJ. Our results demonstrate that PJ, may be used as an alternative to commercially available negative oral contrast agent in MRCP.","container-title":"The British Journal of Radiology","DOI":"10.1259/bjr/36674326","ISSN":"0007-1285","issue":"924","journalAbbreviation":"BJR","note":"publisher: The British Institute of Radiology","page":"991-999","source":"birpublications.org (Atypon)","title":"Pineapple juice as a negative oral contrast agent in magnetic resonance cholangiopancreatography: a preliminary evaluation","title-short":"Pineapple juice as a negative oral contrast agent in magnetic resonance cholangiopancreatography","volume":"77","author":[{"family":"Riordan","given":"R D"},{"family":"Khonsari","given":"M"},{"family":"Jeffries","given":"J"},{"family":"Maskell","given":"G F"},{"family":"Cook","given":"P G"}],"issued":{"date-parts":[["2004",12,1]]}}}],"schema":"https://github.com/citation-style-language/schema/raw/master/csl-citation.json"} </w:instrText>
      </w:r>
      <w:r w:rsidR="00200C4E">
        <w:fldChar w:fldCharType="separate"/>
      </w:r>
      <w:r w:rsidR="00BF7C8C">
        <w:rPr>
          <w:noProof/>
        </w:rPr>
        <w:t>[1]</w:t>
      </w:r>
      <w:r w:rsidR="00200C4E">
        <w:fldChar w:fldCharType="end"/>
      </w:r>
      <w:r w:rsidR="00833EFF">
        <w:t xml:space="preserve">. However, </w:t>
      </w:r>
      <w:r w:rsidR="000064FD">
        <w:t>those contrast agents</w:t>
      </w:r>
      <w:r w:rsidR="00833EFF">
        <w:t xml:space="preserve"> </w:t>
      </w:r>
      <w:r w:rsidR="00932B84">
        <w:t xml:space="preserve">are unpalatable </w:t>
      </w:r>
      <w:r w:rsidR="000064FD">
        <w:t xml:space="preserve">for patient with existing </w:t>
      </w:r>
      <w:r w:rsidR="0090232A">
        <w:t xml:space="preserve">digestion/ingestion </w:t>
      </w:r>
      <w:r w:rsidR="00605CAB">
        <w:t>issue</w:t>
      </w:r>
      <w:r w:rsidR="004B614D">
        <w:t>s</w:t>
      </w:r>
      <w:r w:rsidR="00605CAB">
        <w:t xml:space="preserve"> </w:t>
      </w:r>
      <w:r w:rsidR="00932B84">
        <w:t xml:space="preserve">and </w:t>
      </w:r>
      <w:r w:rsidR="001E191B">
        <w:t xml:space="preserve">are </w:t>
      </w:r>
      <w:r w:rsidR="00932B84">
        <w:t xml:space="preserve">not widely available due to the </w:t>
      </w:r>
      <w:r w:rsidR="000064FD">
        <w:t xml:space="preserve">requirement of storage and </w:t>
      </w:r>
      <w:r w:rsidR="0090232A">
        <w:t>associated cost</w:t>
      </w:r>
      <w:r w:rsidR="004B614D">
        <w:t>s</w:t>
      </w:r>
      <w:r w:rsidR="0090232A">
        <w:t xml:space="preserve">. Scientists thus </w:t>
      </w:r>
      <w:r w:rsidR="009E7968">
        <w:t>direct</w:t>
      </w:r>
      <w:r w:rsidR="004B614D">
        <w:t>ed</w:t>
      </w:r>
      <w:r w:rsidR="009E7968">
        <w:t xml:space="preserve"> focus on </w:t>
      </w:r>
      <w:r w:rsidR="00BF7C8C">
        <w:t>using various fruit juices with high mang</w:t>
      </w:r>
      <w:r w:rsidR="00BD560D">
        <w:t>a</w:t>
      </w:r>
      <w:r w:rsidR="00BF7C8C">
        <w:t>n</w:t>
      </w:r>
      <w:r w:rsidR="00BD560D">
        <w:t>e</w:t>
      </w:r>
      <w:r w:rsidR="00BF7C8C">
        <w:t xml:space="preserve">se </w:t>
      </w:r>
      <w:r w:rsidR="00BD560D">
        <w:t>concentration as alternatives</w:t>
      </w:r>
      <w:r w:rsidR="006E3E10">
        <w:t xml:space="preserve"> </w:t>
      </w:r>
      <w:r w:rsidR="006E3E10">
        <w:fldChar w:fldCharType="begin"/>
      </w:r>
      <w:r w:rsidR="00763A80">
        <w:instrText xml:space="preserve"> ADDIN ZOTERO_ITEM CSL_CITATION {"citationID":"ZZ4BWfc8","properties":{"formattedCitation":"[2]","plainCitation":"[2]","noteIndex":0},"citationItems":[{"id":1006,"uris":["http://zotero.org/users/6491462/items/A55D7VFN"],"uri":["http://zotero.org/users/6491462/items/A55D7VFN"],"itemData":{"id":1006,"type":"article-journal","abstract":"Background\nDuring magnetic resonance cholangiopancreatography (MRCP), the pancreatobiliary ducts can be obscured by the high-intensity signal from the stomach and duodenum. Pineapple juice may be an alternative to commercially available negative contrast agents, but has not been evaluated locally.\n\nObjectives\nTo evaluate the efficacy of a local, off-the-shelf pineapple juice preparation as a negative oral contrast agent for MRCP.\n\nMethod\nAn observational, analytical study was conducted during January–December 2017. A 1.5 Tesla MRCP sequence was performed immediately before and after ingestion of 250 mL of a local, commercially-available pineapple juice preparation. Image evaluation was performed by two radiologists with independent, blind assessment of gastric/duodenal signal intensity and biliary /pancreatic duct visibility, before and after pineapple juice.\n\nResults\nFifty adult patients (F = 44, 88%) with median age 44 years (IQR: 34.75, 57) were included. After pineapple juice administration, there was significant measured (1661.51 vs. 1409.94, p &lt; 0.01) and perceived (2.16 vs. 2.72, p &lt; 0.01) duodenal signal reduction but no significant change in measured (1081.17 vs. 1044.38, p = 0.34) or perceived (2.73 vs. 2.84, p = 0.14) gastric signal intensity. Visibility of the common bile duct was significantly improved (3.67 vs. 3.86, p &lt; 0.01), whilst that of the main pancreatic duct showed no significant change (2.92 vs. 2.86, p = 0.44).\n\nConclusion\nThe local pineapple juice preparation used in this study is an effective, affordable and natural negative oral contrast agent for enhancement of MRCP images, and specifically improves visualisation of the common bile duct.","container-title":"SA Journal of Radiology","DOI":"10.4102/sajr.v24i1.1875","ISSN":"1027-202X","issue":"1","journalAbbreviation":"SA J Radiol","note":"PMID: 32832119\nPMCID: PMC7433279","source":"PubMed Central","title":"The efficacy of pineapple juice as a negative oral contrast agent in magnetic resonance cholangiopancreatography","URL":"https://www.ncbi.nlm.nih.gov/pmc/articles/PMC7433279/","volume":"24","author":[{"family":"Mohabir","given":"Sheryl"},{"family":"Pitcher","given":"Richard D."},{"family":"Perumal","given":"Rubeshan"},{"family":"Goodier","given":"Matthew D.M."}],"accessed":{"date-parts":[["2021",5,26]]},"issued":{"date-parts":[["2020",7,29]]}}}],"schema":"https://github.com/citation-style-language/schema/raw/master/csl-citation.json"} </w:instrText>
      </w:r>
      <w:r w:rsidR="006E3E10">
        <w:fldChar w:fldCharType="separate"/>
      </w:r>
      <w:r w:rsidR="00763A80">
        <w:rPr>
          <w:noProof/>
        </w:rPr>
        <w:t>[2]</w:t>
      </w:r>
      <w:r w:rsidR="006E3E10">
        <w:fldChar w:fldCharType="end"/>
      </w:r>
      <w:r w:rsidR="00BD560D">
        <w:t>.</w:t>
      </w:r>
      <w:r w:rsidR="00F005B6">
        <w:t xml:space="preserve"> Pineapple juice, with</w:t>
      </w:r>
      <w:r w:rsidR="00BD560D">
        <w:t xml:space="preserve"> </w:t>
      </w:r>
      <w:r w:rsidR="00D35D82">
        <w:t xml:space="preserve">manganese concentration of 27.6 mg/L is found to provide comparable effect of </w:t>
      </w:r>
      <w:r w:rsidR="00141C66">
        <w:t xml:space="preserve">reducing T2 signal as commercial </w:t>
      </w:r>
      <w:r w:rsidR="00130D91">
        <w:t xml:space="preserve">contrast agent </w:t>
      </w:r>
      <w:proofErr w:type="spellStart"/>
      <w:r w:rsidR="00130D91">
        <w:t>ferumoxsil</w:t>
      </w:r>
      <w:proofErr w:type="spellEnd"/>
      <w:r w:rsidR="00130D91">
        <w:t xml:space="preserve"> </w:t>
      </w:r>
      <w:r w:rsidR="00130D91">
        <w:fldChar w:fldCharType="begin"/>
      </w:r>
      <w:r w:rsidR="008F1CC6">
        <w:instrText xml:space="preserve"> ADDIN ZOTERO_ITEM CSL_CITATION {"citationID":"EdhygzDP","properties":{"formattedCitation":"[1]","plainCitation":"[1]","noteIndex":0},"citationItems":[{"id":988,"uris":["http://zotero.org/users/6491462/items/VW8QTFPX"],"uri":["http://zotero.org/users/6491462/items/VW8QTFPX"],"itemData":{"id":988,"type":"article-journal","abstract":"The quality of magnetic resonance cholangiopancreatography (MRCP) images is frequently degraded by high signal from the gastrointestinal tract. The aim of this study is to evaluate pineapple juice (PJ) as an oral negative contrast agent in MRCP. Preliminary in vitro evaluation demonstrated that PJ shortened T2 relaxation time and hence decreased T2 signal intensity on a standard MRCP sequence to a similar degree to a commercially available negative contrast agent (ferumoxsil). Electrothermal atomic absorption spectrometry assay demonstrated a high manganese concentration in PJ of 2.76 mg dl−1, which is likely to be responsible for its T2 imaging properties. MRCP was subsequently performed in 10 healthy volunteers, before and at 15 min and 30 min following ingestion of 400 ml of PJ. Images were assessed blindly by two Consultant Radiologists using a standard grading technique based on contrast effect (degree of suppression of bowel signal), and image effect (diagnostic quality). There were statistically significant improvements in contrast and image effect between pre and post PJ images. There was particularly significant improvement in visualization of the pancreatic duct, but no significant difference between 15 min and 30 min post PJ images. Visualization of the ampulla, common bile duct, common hepatic and central intrahepatic ducts were also significantly improved at 15 min following PJ. Our results demonstrate that PJ, may be used as an alternative to commercially available negative oral contrast agent in MRCP.","container-title":"The British Journal of Radiology","DOI":"10.1259/bjr/36674326","ISSN":"0007-1285","issue":"924","journalAbbreviation":"BJR","note":"publisher: The British Institute of Radiology","page":"991-999","source":"birpublications.org (Atypon)","title":"Pineapple juice as a negative oral contrast agent in magnetic resonance cholangiopancreatography: a preliminary evaluation","title-short":"Pineapple juice as a negative oral contrast agent in magnetic resonance cholangiopancreatography","volume":"77","author":[{"family":"Riordan","given":"R D"},{"family":"Khonsari","given":"M"},{"family":"Jeffries","given":"J"},{"family":"Maskell","given":"G F"},{"family":"Cook","given":"P G"}],"issued":{"date-parts":[["2004",12,1]]}}}],"schema":"https://github.com/citation-style-language/schema/raw/master/csl-citation.json"} </w:instrText>
      </w:r>
      <w:r w:rsidR="00130D91">
        <w:fldChar w:fldCharType="separate"/>
      </w:r>
      <w:r w:rsidR="008F1CC6">
        <w:rPr>
          <w:noProof/>
        </w:rPr>
        <w:t>[1]</w:t>
      </w:r>
      <w:r w:rsidR="00130D91">
        <w:fldChar w:fldCharType="end"/>
      </w:r>
      <w:r w:rsidR="008F1CC6">
        <w:t xml:space="preserve">. </w:t>
      </w:r>
      <w:r w:rsidR="009C43A7">
        <w:t>W</w:t>
      </w:r>
      <w:r w:rsidR="008F1CC6">
        <w:t xml:space="preserve">e therefore </w:t>
      </w:r>
      <w:r w:rsidR="00C753FD">
        <w:t>recommended</w:t>
      </w:r>
      <w:r w:rsidR="00E75308">
        <w:t xml:space="preserve"> imaging</w:t>
      </w:r>
      <w:r w:rsidR="00C753FD">
        <w:t xml:space="preserve"> sites to provide </w:t>
      </w:r>
      <w:r w:rsidR="007460A8">
        <w:t xml:space="preserve">pineapple juice </w:t>
      </w:r>
      <w:r w:rsidR="00E75308">
        <w:t xml:space="preserve">about </w:t>
      </w:r>
      <w:r w:rsidR="008F1CC6">
        <w:t xml:space="preserve">20 min </w:t>
      </w:r>
      <w:r w:rsidR="007460A8">
        <w:t xml:space="preserve">prior to </w:t>
      </w:r>
      <w:r w:rsidR="00DE56F6">
        <w:t xml:space="preserve">image acquisition. </w:t>
      </w:r>
      <w:r w:rsidR="008F1CC6">
        <w:t xml:space="preserve">However, the effect of pineapple juice on the biomarkers cT1, PDFF, T2* </w:t>
      </w:r>
      <w:r w:rsidR="00D040F6">
        <w:t>(</w:t>
      </w:r>
      <w:r w:rsidR="008F1CC6">
        <w:t>or Iron</w:t>
      </w:r>
      <w:r w:rsidR="00D040F6">
        <w:t>)</w:t>
      </w:r>
      <w:r w:rsidR="008F1CC6">
        <w:t xml:space="preserve"> </w:t>
      </w:r>
      <w:r w:rsidR="00E75308">
        <w:t xml:space="preserve">on </w:t>
      </w:r>
      <w:r w:rsidR="049758E6">
        <w:t xml:space="preserve">another </w:t>
      </w:r>
      <w:r w:rsidR="00E75308">
        <w:t xml:space="preserve">Perspectum product, </w:t>
      </w:r>
      <w:proofErr w:type="spellStart"/>
      <w:r w:rsidR="00E75308">
        <w:t>LiverMultiScan</w:t>
      </w:r>
      <w:proofErr w:type="spellEnd"/>
      <w:r w:rsidR="00E75308">
        <w:t xml:space="preserve">, </w:t>
      </w:r>
      <w:r w:rsidR="008F1CC6">
        <w:t xml:space="preserve">was not </w:t>
      </w:r>
      <w:r w:rsidR="2CE371F8">
        <w:t xml:space="preserve">exhaustively </w:t>
      </w:r>
      <w:commentRangeStart w:id="10"/>
      <w:r w:rsidR="008F1CC6">
        <w:t>investigated</w:t>
      </w:r>
      <w:commentRangeEnd w:id="10"/>
      <w:r w:rsidR="00C70594">
        <w:commentReference w:id="10"/>
      </w:r>
      <w:r w:rsidR="008F1CC6">
        <w:t xml:space="preserve">. </w:t>
      </w:r>
      <w:r w:rsidR="003F6F9F" w:rsidRPr="00E75308">
        <w:rPr>
          <w:b/>
          <w:bCs/>
        </w:rPr>
        <w:t xml:space="preserve">This analysis </w:t>
      </w:r>
      <w:r w:rsidR="00E75308" w:rsidRPr="00E75308">
        <w:rPr>
          <w:b/>
          <w:bCs/>
        </w:rPr>
        <w:t>report</w:t>
      </w:r>
      <w:r w:rsidR="003F6F9F" w:rsidRPr="00E75308">
        <w:rPr>
          <w:b/>
          <w:bCs/>
        </w:rPr>
        <w:t xml:space="preserve"> aim</w:t>
      </w:r>
      <w:r w:rsidR="00E75308" w:rsidRPr="00E75308">
        <w:rPr>
          <w:b/>
          <w:bCs/>
        </w:rPr>
        <w:t>s</w:t>
      </w:r>
      <w:r w:rsidR="003F6F9F" w:rsidRPr="00E75308">
        <w:rPr>
          <w:b/>
          <w:bCs/>
        </w:rPr>
        <w:t xml:space="preserve"> to investigate whether there is difference between the pre- and post- pineapple juice (PJ) administration on participant’s cT1, Iron and PDFF values</w:t>
      </w:r>
      <w:r w:rsidR="008F1CC6" w:rsidRPr="00E75308">
        <w:rPr>
          <w:b/>
          <w:bCs/>
        </w:rPr>
        <w:t xml:space="preserve"> with existing dataset acquired during 2018 performance testing for MRCP+ v1</w:t>
      </w:r>
      <w:r w:rsidR="003F6F9F" w:rsidRPr="00E75308">
        <w:rPr>
          <w:b/>
          <w:bCs/>
        </w:rPr>
        <w:t>.</w:t>
      </w:r>
      <w:r w:rsidR="008F1CC6">
        <w:t xml:space="preserve"> </w:t>
      </w:r>
    </w:p>
    <w:p w14:paraId="2BA2DBA2" w14:textId="211A48AA" w:rsidR="00860C97" w:rsidRDefault="00860C97" w:rsidP="00060FAB">
      <w:pPr>
        <w:pStyle w:val="Heading1"/>
      </w:pPr>
      <w:bookmarkStart w:id="11" w:name="_Toc76571484"/>
      <w:r>
        <w:t>Material and Methods</w:t>
      </w:r>
      <w:bookmarkEnd w:id="11"/>
    </w:p>
    <w:p w14:paraId="17A3E9E4" w14:textId="64B03E5E" w:rsidR="00ED7AB8" w:rsidRDefault="00CF7BB9" w:rsidP="003F6F9F">
      <w:pPr>
        <w:jc w:val="both"/>
      </w:pPr>
      <w:r>
        <w:t>During 2018 performance testing</w:t>
      </w:r>
      <w:r w:rsidR="00D31119">
        <w:t xml:space="preserve"> for MRCP+v1</w:t>
      </w:r>
      <w:r>
        <w:t xml:space="preserve">, </w:t>
      </w:r>
      <w:r w:rsidR="00E73794">
        <w:t xml:space="preserve">40 volunteers (20 healthy volunteers, 10 with hepatobiliary </w:t>
      </w:r>
      <w:r w:rsidR="00D31119">
        <w:t>conditions and 10 with liver diseases</w:t>
      </w:r>
      <w:r w:rsidR="00E73794">
        <w:t>)</w:t>
      </w:r>
      <w:r w:rsidR="004514F4">
        <w:t xml:space="preserve">, apart from </w:t>
      </w:r>
      <w:r w:rsidR="00534771">
        <w:t xml:space="preserve">undergoing </w:t>
      </w:r>
      <w:r w:rsidR="004514F4">
        <w:t>MRCP</w:t>
      </w:r>
      <w:r w:rsidR="00ED7AB8">
        <w:t>+</w:t>
      </w:r>
      <w:r w:rsidR="004514F4">
        <w:t xml:space="preserve"> </w:t>
      </w:r>
      <w:r w:rsidR="00534771">
        <w:t>image acquisition</w:t>
      </w:r>
      <w:r w:rsidR="004514F4">
        <w:t>,</w:t>
      </w:r>
      <w:r w:rsidR="00D31119">
        <w:t xml:space="preserve"> were </w:t>
      </w:r>
      <w:r w:rsidR="004514F4">
        <w:t xml:space="preserve">also </w:t>
      </w:r>
      <w:r w:rsidR="00D31119">
        <w:t xml:space="preserve">scanned twice </w:t>
      </w:r>
      <w:r w:rsidR="00534771">
        <w:t xml:space="preserve">with </w:t>
      </w:r>
      <w:proofErr w:type="spellStart"/>
      <w:r w:rsidR="00534771">
        <w:t>LiverMultiScan</w:t>
      </w:r>
      <w:proofErr w:type="spellEnd"/>
      <w:r w:rsidR="00534771">
        <w:t xml:space="preserve"> protocol </w:t>
      </w:r>
      <w:r w:rsidR="004514F4">
        <w:t xml:space="preserve">(before and after pineapple juice ingestion) </w:t>
      </w:r>
      <w:r w:rsidR="00D31119">
        <w:t>on</w:t>
      </w:r>
      <w:r w:rsidR="004514F4">
        <w:t xml:space="preserve"> Siemens </w:t>
      </w:r>
      <w:proofErr w:type="spellStart"/>
      <w:r w:rsidR="004514F4">
        <w:t>Avantofit</w:t>
      </w:r>
      <w:proofErr w:type="spellEnd"/>
      <w:r w:rsidR="004514F4">
        <w:t xml:space="preserve"> 1.5T and Siemens Prisma 3T scanners.</w:t>
      </w:r>
      <w:r w:rsidR="009220D4">
        <w:t xml:space="preserve"> </w:t>
      </w:r>
      <w:r w:rsidR="00ED7AB8">
        <w:t xml:space="preserve">(Patient demographic can be found at </w:t>
      </w:r>
      <w:r w:rsidR="00ED7AB8" w:rsidRPr="00ED7AB8">
        <w:t xml:space="preserve">MRCP+v1 </w:t>
      </w:r>
      <w:r w:rsidR="00095B70">
        <w:t xml:space="preserve">In-Vivo </w:t>
      </w:r>
      <w:r w:rsidR="00ED7AB8" w:rsidRPr="00ED7AB8">
        <w:t xml:space="preserve">Performance Testing Report </w:t>
      </w:r>
      <w:r w:rsidR="00095B70">
        <w:t>–</w:t>
      </w:r>
      <w:r w:rsidR="00ED7AB8" w:rsidRPr="00ED7AB8">
        <w:t xml:space="preserve"> RA</w:t>
      </w:r>
      <w:r w:rsidR="00095B70">
        <w:t>0</w:t>
      </w:r>
      <w:r w:rsidR="00ED7AB8" w:rsidRPr="00ED7AB8">
        <w:t>30</w:t>
      </w:r>
      <w:r w:rsidR="00095B70">
        <w:t>3</w:t>
      </w:r>
      <w:r w:rsidR="00ED7AB8">
        <w:t>.)</w:t>
      </w:r>
      <w:r w:rsidR="008922D0">
        <w:t xml:space="preserve"> </w:t>
      </w:r>
    </w:p>
    <w:p w14:paraId="39D275A4" w14:textId="04437904" w:rsidR="00FA557F" w:rsidRDefault="003F6F9F" w:rsidP="003F6F9F">
      <w:pPr>
        <w:jc w:val="both"/>
      </w:pPr>
      <w:r>
        <w:t>In total 80</w:t>
      </w:r>
      <w:r w:rsidR="00A72AE4">
        <w:t xml:space="preserve"> DICOM</w:t>
      </w:r>
      <w:r>
        <w:t xml:space="preserve"> </w:t>
      </w:r>
      <w:r w:rsidR="004514F4">
        <w:t>datasets</w:t>
      </w:r>
      <w:r>
        <w:t xml:space="preserve"> were collected</w:t>
      </w:r>
      <w:r w:rsidR="004514F4">
        <w:t xml:space="preserve"> through the Perspectum Portal</w:t>
      </w:r>
      <w:r w:rsidR="007C532E">
        <w:t xml:space="preserve"> where historic data were stored</w:t>
      </w:r>
      <w:r w:rsidR="004514F4">
        <w:t xml:space="preserve">. </w:t>
      </w:r>
      <w:r>
        <w:t xml:space="preserve">The </w:t>
      </w:r>
      <w:proofErr w:type="spellStart"/>
      <w:r w:rsidR="0068507E">
        <w:t>L</w:t>
      </w:r>
      <w:r>
        <w:t>iver</w:t>
      </w:r>
      <w:r w:rsidR="00ED7AB8" w:rsidRPr="00BC4B7E">
        <w:t>M</w:t>
      </w:r>
      <w:r w:rsidR="0068507E" w:rsidRPr="00BC4B7E">
        <w:t>ultiScan</w:t>
      </w:r>
      <w:proofErr w:type="spellEnd"/>
      <w:r>
        <w:t xml:space="preserve"> images then </w:t>
      </w:r>
      <w:r w:rsidR="007C532E">
        <w:t xml:space="preserve">underwent </w:t>
      </w:r>
      <w:r>
        <w:t>auto</w:t>
      </w:r>
      <w:r w:rsidR="00ED7AB8">
        <w:t>matic processing of segmentation</w:t>
      </w:r>
      <w:r>
        <w:t xml:space="preserve"> and multi-parametric quantification with LMS Discover</w:t>
      </w:r>
      <w:r w:rsidR="00BC4B7E">
        <w:t xml:space="preserve"> v5</w:t>
      </w:r>
      <w:r w:rsidR="00ED7AB8">
        <w:t xml:space="preserve"> </w:t>
      </w:r>
      <w:r w:rsidR="00EC0EDC">
        <w:t xml:space="preserve">function </w:t>
      </w:r>
      <w:proofErr w:type="spellStart"/>
      <w:r w:rsidR="00C249B9" w:rsidRPr="00C249B9">
        <w:t>loadAndProcessWithAutomation.m</w:t>
      </w:r>
      <w:proofErr w:type="spellEnd"/>
      <w:r w:rsidR="00C249B9">
        <w:t xml:space="preserve"> </w:t>
      </w:r>
      <w:r w:rsidR="00ED7AB8">
        <w:t>over</w:t>
      </w:r>
      <w:r w:rsidR="00EC0EDC">
        <w:t xml:space="preserve"> one </w:t>
      </w:r>
      <w:r w:rsidR="00ED7AB8">
        <w:t>night</w:t>
      </w:r>
      <w:r>
        <w:t>.</w:t>
      </w:r>
      <w:r w:rsidR="00BC4B7E">
        <w:t xml:space="preserve"> </w:t>
      </w:r>
      <w:r w:rsidR="00ED7AB8">
        <w:t xml:space="preserve">(Details can be found at </w:t>
      </w:r>
      <w:r w:rsidR="008F0EAB" w:rsidRPr="008F0EAB">
        <w:t xml:space="preserve">Image-based Automatic Processing Algorithmic </w:t>
      </w:r>
      <w:r w:rsidR="008C11B1">
        <w:t>S</w:t>
      </w:r>
      <w:r w:rsidR="008F0EAB" w:rsidRPr="008F0EAB">
        <w:t>pecification – RTD0555</w:t>
      </w:r>
      <w:r w:rsidR="00ED7AB8">
        <w:t>)</w:t>
      </w:r>
      <w:r w:rsidR="008F0EAB">
        <w:t>.</w:t>
      </w:r>
      <w:r w:rsidR="00ED7AB8">
        <w:t xml:space="preserve"> </w:t>
      </w:r>
      <w:r w:rsidR="008F0EAB">
        <w:t xml:space="preserve">LMS reports were completed and uploaded to the </w:t>
      </w:r>
      <w:r w:rsidR="00E874F4">
        <w:t>corresponding record</w:t>
      </w:r>
      <w:r w:rsidR="005425AB">
        <w:t>s</w:t>
      </w:r>
      <w:r w:rsidR="00E874F4">
        <w:t xml:space="preserve"> on the Perspectum Portal.</w:t>
      </w:r>
      <w:r w:rsidR="00A72AE4">
        <w:t xml:space="preserve"> </w:t>
      </w:r>
      <w:r w:rsidR="00FA557F">
        <w:t>Those retrieved</w:t>
      </w:r>
      <w:r w:rsidR="007F059F">
        <w:t xml:space="preserve"> DICOM</w:t>
      </w:r>
      <w:r w:rsidR="00FA557F">
        <w:t xml:space="preserve"> datasets </w:t>
      </w:r>
      <w:r w:rsidR="009A21DA">
        <w:t>along with analysed</w:t>
      </w:r>
      <w:r w:rsidR="007F059F">
        <w:t xml:space="preserve"> json</w:t>
      </w:r>
      <w:r w:rsidR="009A21DA">
        <w:t xml:space="preserve"> </w:t>
      </w:r>
      <w:r w:rsidR="007F059F">
        <w:t>data</w:t>
      </w:r>
      <w:r w:rsidR="00165884">
        <w:t>(.json) map images(.</w:t>
      </w:r>
      <w:proofErr w:type="spellStart"/>
      <w:r w:rsidR="00165884">
        <w:t>png</w:t>
      </w:r>
      <w:proofErr w:type="spellEnd"/>
      <w:r w:rsidR="00165884">
        <w:t>)</w:t>
      </w:r>
      <w:r w:rsidR="007F059F">
        <w:t xml:space="preserve">, </w:t>
      </w:r>
      <w:r w:rsidR="00165884">
        <w:t>r</w:t>
      </w:r>
      <w:r w:rsidR="007F059F">
        <w:t xml:space="preserve">eport </w:t>
      </w:r>
      <w:r w:rsidR="00165884">
        <w:t>file(.pdf) and session file(.mat)</w:t>
      </w:r>
      <w:r w:rsidR="007F059F">
        <w:t xml:space="preserve"> </w:t>
      </w:r>
      <w:r w:rsidR="009A21DA">
        <w:t xml:space="preserve">can be found at </w:t>
      </w:r>
      <w:r w:rsidR="0002016E">
        <w:t xml:space="preserve">NAS Drive </w:t>
      </w:r>
      <w:r w:rsidR="000A7E79">
        <w:t>(</w:t>
      </w:r>
      <w:r w:rsidR="000A7E79" w:rsidRPr="000A7E79">
        <w:rPr>
          <w:rFonts w:ascii="Segoe UI" w:eastAsia="Times New Roman" w:hAnsi="Segoe UI" w:cs="Segoe UI"/>
          <w:color w:val="auto"/>
          <w:sz w:val="21"/>
          <w:szCs w:val="21"/>
          <w:lang w:eastAsia="zh-TW"/>
        </w:rPr>
        <w:t>/Volumes/Image Analysis/Joao/</w:t>
      </w:r>
      <w:proofErr w:type="spellStart"/>
      <w:r w:rsidR="000A7E79" w:rsidRPr="000A7E79">
        <w:rPr>
          <w:rFonts w:ascii="Segoe UI" w:eastAsia="Times New Roman" w:hAnsi="Segoe UI" w:cs="Segoe UI"/>
          <w:color w:val="auto"/>
          <w:sz w:val="21"/>
          <w:szCs w:val="21"/>
          <w:lang w:eastAsia="zh-TW"/>
        </w:rPr>
        <w:t>pineapple_results</w:t>
      </w:r>
      <w:proofErr w:type="spellEnd"/>
      <w:r w:rsidR="000A7E79">
        <w:rPr>
          <w:rFonts w:ascii="Segoe UI" w:eastAsia="Times New Roman" w:hAnsi="Segoe UI" w:cs="Segoe UI"/>
          <w:color w:val="auto"/>
          <w:sz w:val="21"/>
          <w:szCs w:val="21"/>
          <w:lang w:eastAsia="zh-TW"/>
        </w:rPr>
        <w:t>)</w:t>
      </w:r>
      <w:r w:rsidR="00165884">
        <w:rPr>
          <w:rFonts w:ascii="Segoe UI" w:eastAsia="Times New Roman" w:hAnsi="Segoe UI" w:cs="Segoe UI"/>
          <w:color w:val="auto"/>
          <w:sz w:val="21"/>
          <w:szCs w:val="21"/>
          <w:lang w:eastAsia="zh-TW"/>
        </w:rPr>
        <w:t>.</w:t>
      </w:r>
    </w:p>
    <w:p w14:paraId="3F7DEFB1" w14:textId="59A58CA7" w:rsidR="003F6F9F" w:rsidRDefault="003F6F9F" w:rsidP="003F6F9F">
      <w:pPr>
        <w:jc w:val="both"/>
      </w:pPr>
      <w:r>
        <w:t xml:space="preserve">Among the </w:t>
      </w:r>
      <w:r w:rsidR="00AF57C1">
        <w:t>8</w:t>
      </w:r>
      <w:r>
        <w:t xml:space="preserve">0 </w:t>
      </w:r>
      <w:r w:rsidR="007C532E">
        <w:t>patients’</w:t>
      </w:r>
      <w:r w:rsidR="00EC51BB">
        <w:t xml:space="preserve"> LMS reports</w:t>
      </w:r>
      <w:r>
        <w:t xml:space="preserve">, </w:t>
      </w:r>
      <w:r w:rsidR="00C627D3">
        <w:t>1</w:t>
      </w:r>
      <w:r w:rsidR="00937731">
        <w:t>4</w:t>
      </w:r>
      <w:r w:rsidR="00C627D3">
        <w:t xml:space="preserve"> of the patients’ report</w:t>
      </w:r>
      <w:r w:rsidR="000E4ECD">
        <w:t>s</w:t>
      </w:r>
      <w:r w:rsidR="00C627D3">
        <w:t xml:space="preserve"> </w:t>
      </w:r>
      <w:r>
        <w:t xml:space="preserve">were incomplete (some lack cT1 and Iron values) and therefore were excluded from further analysis. </w:t>
      </w:r>
      <w:r w:rsidR="00937731">
        <w:t xml:space="preserve">After matching, </w:t>
      </w:r>
      <w:r w:rsidR="002C5FB7">
        <w:t xml:space="preserve">there were in total </w:t>
      </w:r>
      <w:r w:rsidR="005B69BC">
        <w:t>6</w:t>
      </w:r>
      <w:r>
        <w:t>0 LMS reports</w:t>
      </w:r>
      <w:r w:rsidR="005B69BC">
        <w:t xml:space="preserve"> (30 pre-PJ and 30 </w:t>
      </w:r>
      <w:r w:rsidR="006F3E3F">
        <w:t>post-PJ</w:t>
      </w:r>
      <w:r w:rsidR="005B69BC">
        <w:t>)</w:t>
      </w:r>
      <w:r>
        <w:t>, the</w:t>
      </w:r>
      <w:r w:rsidR="002C5FB7">
        <w:t xml:space="preserve"> segmented</w:t>
      </w:r>
      <w:r>
        <w:t xml:space="preserve"> cT1, Iron and PDFF median values and interquartile range values were organised</w:t>
      </w:r>
      <w:r w:rsidR="006F3E3F">
        <w:t xml:space="preserve"> </w:t>
      </w:r>
      <w:r>
        <w:t xml:space="preserve">to proceed </w:t>
      </w:r>
      <w:r>
        <w:lastRenderedPageBreak/>
        <w:t xml:space="preserve">with </w:t>
      </w:r>
      <w:r w:rsidR="00D52FFA">
        <w:t>cross comparison against LMSv3 performance testing experiment.</w:t>
      </w:r>
      <w:r w:rsidR="005D62A1">
        <w:t xml:space="preserve"> </w:t>
      </w:r>
      <w:r w:rsidR="00C259FB">
        <w:t>(</w:t>
      </w:r>
      <w:r w:rsidR="009B005B">
        <w:t xml:space="preserve">Please see </w:t>
      </w:r>
      <w:r w:rsidR="00C259FB">
        <w:fldChar w:fldCharType="begin"/>
      </w:r>
      <w:r w:rsidR="00C259FB">
        <w:instrText xml:space="preserve"> REF _Ref76129891 \h </w:instrText>
      </w:r>
      <w:r w:rsidR="00C259FB">
        <w:fldChar w:fldCharType="separate"/>
      </w:r>
      <w:r w:rsidR="00C259FB">
        <w:t>Appendix 1</w:t>
      </w:r>
      <w:r w:rsidR="00C259FB">
        <w:fldChar w:fldCharType="end"/>
      </w:r>
      <w:r w:rsidR="00C259FB">
        <w:t xml:space="preserve"> </w:t>
      </w:r>
      <w:r w:rsidR="009B005B">
        <w:t>for organised datasets of the pineapple juice experiment</w:t>
      </w:r>
      <w:r w:rsidR="00C259FB">
        <w:t>)</w:t>
      </w:r>
      <w:r w:rsidR="009B005B">
        <w:t>.</w:t>
      </w:r>
      <w:r w:rsidR="00C259FB">
        <w:t xml:space="preserve"> </w:t>
      </w:r>
      <w:r w:rsidR="005D62A1">
        <w:t>In order to facilitate interpretation of the findings, t</w:t>
      </w:r>
      <w:r w:rsidR="0034339E">
        <w:t xml:space="preserve">he acceptance criteria established during LMSv4 </w:t>
      </w:r>
      <w:r w:rsidR="005D62A1">
        <w:t>p</w:t>
      </w:r>
      <w:r w:rsidR="0034339E">
        <w:t xml:space="preserve">erformance </w:t>
      </w:r>
      <w:r w:rsidR="005D62A1">
        <w:t>t</w:t>
      </w:r>
      <w:r w:rsidR="0034339E">
        <w:t xml:space="preserve">esting </w:t>
      </w:r>
      <w:r w:rsidR="002C5FB7">
        <w:t>were recruited</w:t>
      </w:r>
      <w:r w:rsidR="005D62A1">
        <w:t xml:space="preserve"> to from c</w:t>
      </w:r>
      <w:r w:rsidR="0050169A">
        <w:t>onclusion</w:t>
      </w:r>
      <w:r w:rsidR="00C07EC7">
        <w:t>.</w:t>
      </w:r>
      <w:r w:rsidR="005D62A1" w:rsidRPr="005D62A1">
        <w:t xml:space="preserve"> </w:t>
      </w:r>
      <w:r w:rsidR="000E11C6">
        <w:fldChar w:fldCharType="begin"/>
      </w:r>
      <w:r w:rsidR="000E11C6">
        <w:instrText xml:space="preserve"> REF _Ref76129316 \h </w:instrText>
      </w:r>
      <w:r w:rsidR="000E11C6">
        <w:fldChar w:fldCharType="separate"/>
      </w:r>
      <w:r w:rsidR="000E11C6" w:rsidRPr="00365647">
        <w:rPr>
          <w:color w:val="404040" w:themeColor="text1"/>
        </w:rPr>
        <w:t xml:space="preserve">Figure </w:t>
      </w:r>
      <w:r w:rsidR="000E11C6" w:rsidRPr="00365647">
        <w:rPr>
          <w:noProof/>
          <w:color w:val="404040" w:themeColor="text1"/>
        </w:rPr>
        <w:t>1</w:t>
      </w:r>
      <w:r w:rsidR="000E11C6">
        <w:fldChar w:fldCharType="end"/>
      </w:r>
      <w:r w:rsidR="00A41E55">
        <w:t xml:space="preserve"> shows the schem</w:t>
      </w:r>
      <w:r w:rsidR="00B04C37">
        <w:t xml:space="preserve">atic summary of the comparison of pineapple juice experiment with </w:t>
      </w:r>
      <w:r w:rsidR="004B5808">
        <w:t>performance testing experiment. Both of these experiment</w:t>
      </w:r>
      <w:r w:rsidR="00EF7B17">
        <w:t>s</w:t>
      </w:r>
      <w:r w:rsidR="004B5808">
        <w:t xml:space="preserve"> </w:t>
      </w:r>
      <w:r w:rsidR="00EF7B17">
        <w:t xml:space="preserve">had </w:t>
      </w:r>
      <w:r w:rsidR="00386543">
        <w:t>two</w:t>
      </w:r>
      <w:r w:rsidR="00EF7B17">
        <w:t xml:space="preserve"> scans each. The difference between these </w:t>
      </w:r>
      <w:r w:rsidR="00386543">
        <w:t>two</w:t>
      </w:r>
      <w:r w:rsidR="00EF7B17">
        <w:t xml:space="preserve"> experiment</w:t>
      </w:r>
      <w:r w:rsidR="00386543">
        <w:t>s</w:t>
      </w:r>
      <w:r w:rsidR="00EF7B17">
        <w:t xml:space="preserve"> is the introduction of </w:t>
      </w:r>
      <w:r w:rsidR="00386543">
        <w:t>pineapple juice.</w:t>
      </w:r>
      <w:r w:rsidR="00B04C37">
        <w:t xml:space="preserve"> </w:t>
      </w:r>
    </w:p>
    <w:p w14:paraId="4FCEF155" w14:textId="1B7EE3D4" w:rsidR="00365647" w:rsidRDefault="00BC432D" w:rsidP="00365647">
      <w:pPr>
        <w:jc w:val="center"/>
      </w:pPr>
      <w:r>
        <w:rPr>
          <w:noProof/>
        </w:rPr>
        <w:drawing>
          <wp:inline distT="0" distB="0" distL="0" distR="0" wp14:anchorId="6DF6F27C" wp14:editId="0E435D04">
            <wp:extent cx="3530600" cy="2586723"/>
            <wp:effectExtent l="0" t="0" r="0" b="4445"/>
            <wp:docPr id="22" name="Picture 22" descr="Shap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pic:nvPicPr>
                  <pic:blipFill>
                    <a:blip r:embed="rId15">
                      <a:extLst>
                        <a:ext uri="{28A0092B-C50C-407E-A947-70E740481C1C}">
                          <a14:useLocalDpi xmlns:a14="http://schemas.microsoft.com/office/drawing/2010/main" val="0"/>
                        </a:ext>
                      </a:extLst>
                    </a:blip>
                    <a:stretch>
                      <a:fillRect/>
                    </a:stretch>
                  </pic:blipFill>
                  <pic:spPr>
                    <a:xfrm>
                      <a:off x="0" y="0"/>
                      <a:ext cx="3530600" cy="2586723"/>
                    </a:xfrm>
                    <a:prstGeom prst="rect">
                      <a:avLst/>
                    </a:prstGeom>
                  </pic:spPr>
                </pic:pic>
              </a:graphicData>
            </a:graphic>
          </wp:inline>
        </w:drawing>
      </w:r>
    </w:p>
    <w:p w14:paraId="5E2A3919" w14:textId="7EC3BEAC" w:rsidR="00365647" w:rsidRPr="00365647" w:rsidRDefault="00365647" w:rsidP="00CC795D">
      <w:pPr>
        <w:pStyle w:val="Caption"/>
      </w:pPr>
      <w:bookmarkStart w:id="12" w:name="_Ref76129316"/>
      <w:r w:rsidRPr="00365647">
        <w:t xml:space="preserve">Figure </w:t>
      </w:r>
      <w:fldSimple w:instr=" SEQ Figure \* ARABIC ">
        <w:r w:rsidR="00260C7E">
          <w:rPr>
            <w:noProof/>
          </w:rPr>
          <w:t>1</w:t>
        </w:r>
      </w:fldSimple>
      <w:bookmarkEnd w:id="12"/>
      <w:r>
        <w:t xml:space="preserve"> </w:t>
      </w:r>
      <w:r w:rsidRPr="00365647">
        <w:t>Schematic presentation of data compa</w:t>
      </w:r>
      <w:r w:rsidR="00F81B70">
        <w:t>rison</w:t>
      </w:r>
      <w:r w:rsidR="005D62A1">
        <w:t xml:space="preserve"> between Pineapple Juice Experiment (left) and Performance Testing Experiment (right)</w:t>
      </w:r>
    </w:p>
    <w:p w14:paraId="67FAC7C1" w14:textId="340FD899" w:rsidR="00860C97" w:rsidRDefault="00860C97" w:rsidP="00060FAB">
      <w:pPr>
        <w:pStyle w:val="Heading1"/>
      </w:pPr>
      <w:bookmarkStart w:id="13" w:name="_Toc76571485"/>
      <w:r>
        <w:t>Results</w:t>
      </w:r>
      <w:bookmarkEnd w:id="13"/>
    </w:p>
    <w:p w14:paraId="2594C497" w14:textId="090E10FB" w:rsidR="00E935FF" w:rsidRDefault="00E935FF" w:rsidP="00E935FF">
      <w:pPr>
        <w:pStyle w:val="Heading3"/>
      </w:pPr>
      <w:bookmarkStart w:id="14" w:name="_Toc76571486"/>
      <w:r>
        <w:t>Comparison within Pineapple Juice Experiment</w:t>
      </w:r>
      <w:bookmarkEnd w:id="14"/>
    </w:p>
    <w:p w14:paraId="243625C5" w14:textId="2002C6E3" w:rsidR="00510FBE" w:rsidRDefault="001125F8" w:rsidP="007E24FB">
      <w:pPr>
        <w:jc w:val="both"/>
      </w:pPr>
      <w:r>
        <w:t xml:space="preserve">From </w:t>
      </w:r>
      <w:r w:rsidR="00EB2C32">
        <w:t>b</w:t>
      </w:r>
      <w:r w:rsidR="00C933D8">
        <w:t xml:space="preserve">oth </w:t>
      </w:r>
      <w:r w:rsidR="00EB2C32">
        <w:t>histogram</w:t>
      </w:r>
      <w:r>
        <w:t>s</w:t>
      </w:r>
      <w:r w:rsidR="00EB2C32">
        <w:t xml:space="preserve"> and boxplot</w:t>
      </w:r>
      <w:r>
        <w:t>s</w:t>
      </w:r>
      <w:r w:rsidR="00D040F6">
        <w:t xml:space="preserve"> (</w:t>
      </w:r>
      <w:r w:rsidR="002437A8">
        <w:fldChar w:fldCharType="begin"/>
      </w:r>
      <w:r w:rsidR="002437A8">
        <w:instrText xml:space="preserve"> REF _Ref76129952 \h </w:instrText>
      </w:r>
      <w:r w:rsidR="002437A8">
        <w:fldChar w:fldCharType="separate"/>
      </w:r>
      <w:r w:rsidR="002437A8" w:rsidRPr="00FF6E70">
        <w:rPr>
          <w:color w:val="404040" w:themeColor="text1"/>
        </w:rPr>
        <w:t xml:space="preserve">Figure </w:t>
      </w:r>
      <w:r w:rsidR="002437A8">
        <w:rPr>
          <w:noProof/>
          <w:color w:val="404040" w:themeColor="text1"/>
        </w:rPr>
        <w:t>2</w:t>
      </w:r>
      <w:r w:rsidR="002437A8">
        <w:fldChar w:fldCharType="end"/>
      </w:r>
      <w:r w:rsidR="00717DBA">
        <w:t xml:space="preserve"> to </w:t>
      </w:r>
      <w:r w:rsidR="00717DBA">
        <w:fldChar w:fldCharType="begin"/>
      </w:r>
      <w:r w:rsidR="00717DBA">
        <w:instrText xml:space="preserve"> REF _Ref76130184 \h </w:instrText>
      </w:r>
      <w:r w:rsidR="00717DBA">
        <w:fldChar w:fldCharType="separate"/>
      </w:r>
      <w:r w:rsidR="00717DBA" w:rsidRPr="00717DBA">
        <w:rPr>
          <w:color w:val="404040" w:themeColor="text1"/>
        </w:rPr>
        <w:t xml:space="preserve">Figure </w:t>
      </w:r>
      <w:r w:rsidR="00717DBA" w:rsidRPr="00717DBA">
        <w:rPr>
          <w:noProof/>
          <w:color w:val="404040" w:themeColor="text1"/>
        </w:rPr>
        <w:t>4</w:t>
      </w:r>
      <w:r w:rsidR="00717DBA">
        <w:fldChar w:fldCharType="end"/>
      </w:r>
      <w:r w:rsidR="00D040F6">
        <w:t>)</w:t>
      </w:r>
      <w:r>
        <w:t>, the distribution</w:t>
      </w:r>
      <w:r w:rsidR="00892E8C">
        <w:t>s</w:t>
      </w:r>
      <w:r>
        <w:t xml:space="preserve"> of the data collected </w:t>
      </w:r>
      <w:r w:rsidR="00892E8C">
        <w:t xml:space="preserve">do not follow Gaussian distribution. This is expected because the </w:t>
      </w:r>
      <w:r w:rsidR="00F9042A">
        <w:t>participants</w:t>
      </w:r>
      <w:r w:rsidR="00892E8C">
        <w:t xml:space="preserve"> scanned </w:t>
      </w:r>
      <w:r w:rsidR="00510FBE">
        <w:t>include both healthy and unhealthy individuals.</w:t>
      </w:r>
      <w:r w:rsidR="00F9042A">
        <w:t xml:space="preserve"> The </w:t>
      </w:r>
      <w:r w:rsidR="00F9042A">
        <w:lastRenderedPageBreak/>
        <w:t>sample size</w:t>
      </w:r>
      <w:r w:rsidR="007E24FB">
        <w:t>s</w:t>
      </w:r>
      <w:r w:rsidR="00F9042A">
        <w:t xml:space="preserve"> </w:t>
      </w:r>
      <w:r w:rsidR="007E24FB">
        <w:t xml:space="preserve">of 13 in the </w:t>
      </w:r>
      <w:proofErr w:type="spellStart"/>
      <w:r w:rsidR="007E24FB">
        <w:t>Avantofit</w:t>
      </w:r>
      <w:proofErr w:type="spellEnd"/>
      <w:r w:rsidR="007E24FB">
        <w:t xml:space="preserve"> group and 17 in the Prisma group are also not considered large.</w:t>
      </w:r>
      <w:r w:rsidR="00FF6E70">
        <w:rPr>
          <w:noProof/>
        </w:rPr>
        <w:drawing>
          <wp:inline distT="0" distB="0" distL="0" distR="0" wp14:anchorId="0C4950DF" wp14:editId="32187915">
            <wp:extent cx="6645910" cy="2658745"/>
            <wp:effectExtent l="0" t="0" r="0" b="0"/>
            <wp:docPr id="8" name="Picture 7" descr="A picture containing 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16">
                      <a:extLst>
                        <a:ext uri="{FF2B5EF4-FFF2-40B4-BE49-F238E27FC236}">
                          <a16:creationI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1929BFE9-2942-924C-8B9B-160B3ADDF607}"/>
                        </a:ext>
                      </a:extLst>
                    </a:blip>
                    <a:stretch>
                      <a:fillRect/>
                    </a:stretch>
                  </pic:blipFill>
                  <pic:spPr>
                    <a:xfrm>
                      <a:off x="0" y="0"/>
                      <a:ext cx="6645910" cy="2658745"/>
                    </a:xfrm>
                    <a:prstGeom prst="rect">
                      <a:avLst/>
                    </a:prstGeom>
                  </pic:spPr>
                </pic:pic>
              </a:graphicData>
            </a:graphic>
          </wp:inline>
        </w:drawing>
      </w:r>
    </w:p>
    <w:p w14:paraId="74D82F41" w14:textId="286078F1" w:rsidR="00FF6E70" w:rsidRPr="00FF6E70" w:rsidRDefault="00FF6E70" w:rsidP="00B13AEA">
      <w:pPr>
        <w:pStyle w:val="Caption"/>
      </w:pPr>
      <w:bookmarkStart w:id="15" w:name="_Ref76129952"/>
      <w:r w:rsidRPr="00FF6E70">
        <w:t xml:space="preserve">Figure </w:t>
      </w:r>
      <w:fldSimple w:instr=" SEQ Figure \* ARABIC ">
        <w:r w:rsidR="00260C7E">
          <w:rPr>
            <w:noProof/>
          </w:rPr>
          <w:t>2</w:t>
        </w:r>
      </w:fldSimple>
      <w:bookmarkEnd w:id="15"/>
      <w:r>
        <w:t xml:space="preserve"> </w:t>
      </w:r>
      <w:r w:rsidRPr="00FF6E70">
        <w:t xml:space="preserve">Box plot </w:t>
      </w:r>
      <w:r>
        <w:t>to show distribution o</w:t>
      </w:r>
      <w:r w:rsidRPr="00FF6E70">
        <w:t xml:space="preserve">f </w:t>
      </w:r>
      <w:r>
        <w:t xml:space="preserve">data collected with </w:t>
      </w:r>
      <w:r w:rsidRPr="00FF6E70">
        <w:t xml:space="preserve">Siemens </w:t>
      </w:r>
      <w:proofErr w:type="spellStart"/>
      <w:r w:rsidRPr="00FF6E70">
        <w:t>Avantofit</w:t>
      </w:r>
      <w:proofErr w:type="spellEnd"/>
      <w:r w:rsidRPr="00FF6E70">
        <w:t xml:space="preserve"> </w:t>
      </w:r>
      <w:r>
        <w:t>1.5T scanner</w:t>
      </w:r>
    </w:p>
    <w:p w14:paraId="05FAE3C8" w14:textId="27C1FA72" w:rsidR="00C933D8" w:rsidRDefault="00FF6E70" w:rsidP="00B13AEA">
      <w:pPr>
        <w:jc w:val="center"/>
      </w:pPr>
      <w:r>
        <w:rPr>
          <w:noProof/>
        </w:rPr>
        <w:drawing>
          <wp:inline distT="0" distB="0" distL="0" distR="0" wp14:anchorId="2884C30F" wp14:editId="28AB7F20">
            <wp:extent cx="6645910" cy="2658745"/>
            <wp:effectExtent l="0" t="0" r="0" b="0"/>
            <wp:docPr id="12" name="Picture 11" descr="Text&#10;&#10;Description automatically generated with low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pic:nvPicPr>
                  <pic:blipFill>
                    <a:blip r:embed="rId17">
                      <a:extLst>
                        <a:ext uri="{FF2B5EF4-FFF2-40B4-BE49-F238E27FC236}">
                          <a16:creationI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F00A006B-DC93-6640-8C21-3E1C1C5348E9}"/>
                        </a:ext>
                      </a:extLst>
                    </a:blip>
                    <a:stretch>
                      <a:fillRect/>
                    </a:stretch>
                  </pic:blipFill>
                  <pic:spPr>
                    <a:xfrm>
                      <a:off x="0" y="0"/>
                      <a:ext cx="6645910" cy="2658745"/>
                    </a:xfrm>
                    <a:prstGeom prst="rect">
                      <a:avLst/>
                    </a:prstGeom>
                  </pic:spPr>
                </pic:pic>
              </a:graphicData>
            </a:graphic>
          </wp:inline>
        </w:drawing>
      </w:r>
    </w:p>
    <w:p w14:paraId="5613D188" w14:textId="074C100F" w:rsidR="00FF6E70" w:rsidRPr="00FF6E70" w:rsidRDefault="00FF6E70" w:rsidP="00B13AEA">
      <w:pPr>
        <w:pStyle w:val="Caption"/>
      </w:pPr>
      <w:r w:rsidRPr="00FF6E70">
        <w:t xml:space="preserve">Figure </w:t>
      </w:r>
      <w:r>
        <w:t xml:space="preserve">2 </w:t>
      </w:r>
      <w:r w:rsidRPr="00FF6E70">
        <w:t xml:space="preserve">Box plot </w:t>
      </w:r>
      <w:r>
        <w:t>to show distribution o</w:t>
      </w:r>
      <w:r w:rsidRPr="00FF6E70">
        <w:t xml:space="preserve">f </w:t>
      </w:r>
      <w:r>
        <w:t xml:space="preserve">data collected with </w:t>
      </w:r>
      <w:r w:rsidRPr="00FF6E70">
        <w:t xml:space="preserve">Siemens </w:t>
      </w:r>
      <w:r>
        <w:t>Prisma 3T scanner</w:t>
      </w:r>
    </w:p>
    <w:p w14:paraId="57B1ABAC" w14:textId="77777777" w:rsidR="00FF6E70" w:rsidRDefault="00FF6E70" w:rsidP="00C933D8"/>
    <w:p w14:paraId="683AE990" w14:textId="094B35FA" w:rsidR="00FF6E70" w:rsidRDefault="00FF6E70" w:rsidP="00B13AEA">
      <w:pPr>
        <w:jc w:val="center"/>
      </w:pPr>
      <w:r>
        <w:rPr>
          <w:noProof/>
        </w:rPr>
        <w:lastRenderedPageBreak/>
        <w:drawing>
          <wp:inline distT="0" distB="0" distL="0" distR="0" wp14:anchorId="026EFF91" wp14:editId="18100518">
            <wp:extent cx="5085184" cy="3559629"/>
            <wp:effectExtent l="0" t="0" r="0" b="0"/>
            <wp:docPr id="10" name="Picture 9" descr="Graphical user interface&#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pic:nvPicPr>
                  <pic:blipFill>
                    <a:blip r:embed="rId18">
                      <a:extLst>
                        <a:ext uri="{FF2B5EF4-FFF2-40B4-BE49-F238E27FC236}">
                          <a16:creationI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8DEF72E1-FFA7-BF46-82DB-6602CE85BCA5}"/>
                        </a:ext>
                      </a:extLst>
                    </a:blip>
                    <a:stretch>
                      <a:fillRect/>
                    </a:stretch>
                  </pic:blipFill>
                  <pic:spPr>
                    <a:xfrm>
                      <a:off x="0" y="0"/>
                      <a:ext cx="5085184" cy="3559629"/>
                    </a:xfrm>
                    <a:prstGeom prst="rect">
                      <a:avLst/>
                    </a:prstGeom>
                  </pic:spPr>
                </pic:pic>
              </a:graphicData>
            </a:graphic>
          </wp:inline>
        </w:drawing>
      </w:r>
    </w:p>
    <w:p w14:paraId="25626BBF" w14:textId="7B888195" w:rsidR="00FF6E70" w:rsidRPr="00FF6E70" w:rsidRDefault="002437A8" w:rsidP="002437A8">
      <w:pPr>
        <w:pStyle w:val="Caption"/>
      </w:pPr>
      <w:r w:rsidRPr="002437A8">
        <w:t xml:space="preserve">Figure </w:t>
      </w:r>
      <w:fldSimple w:instr=" SEQ Figure \* ARABIC ">
        <w:r w:rsidR="00260C7E">
          <w:rPr>
            <w:noProof/>
          </w:rPr>
          <w:t>3</w:t>
        </w:r>
      </w:fldSimple>
      <w:r>
        <w:t xml:space="preserve"> </w:t>
      </w:r>
      <w:r w:rsidRPr="002437A8">
        <w:t xml:space="preserve">Histograms to show distribution of data collected with Siemens </w:t>
      </w:r>
      <w:proofErr w:type="spellStart"/>
      <w:r w:rsidRPr="002437A8">
        <w:t>Avantofit</w:t>
      </w:r>
      <w:proofErr w:type="spellEnd"/>
      <w:r w:rsidRPr="002437A8">
        <w:t xml:space="preserve"> 1.5T scanner</w:t>
      </w:r>
    </w:p>
    <w:p w14:paraId="2FE71029" w14:textId="1D206620" w:rsidR="00FF6E70" w:rsidRDefault="00FF6E70" w:rsidP="00B13AEA">
      <w:pPr>
        <w:jc w:val="center"/>
      </w:pPr>
      <w:r>
        <w:rPr>
          <w:noProof/>
        </w:rPr>
        <w:drawing>
          <wp:inline distT="0" distB="0" distL="0" distR="0" wp14:anchorId="248F266C" wp14:editId="32170FFB">
            <wp:extent cx="4784726" cy="3090333"/>
            <wp:effectExtent l="0" t="0" r="0" b="0"/>
            <wp:docPr id="14" name="Picture 13" descr="Graphical user interface,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pic:nvPicPr>
                  <pic:blipFill>
                    <a:blip r:embed="rId19">
                      <a:extLst>
                        <a:ext uri="{FF2B5EF4-FFF2-40B4-BE49-F238E27FC236}">
                          <a16:creationI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83395A19-CD65-0844-8BFD-039B0446B630}"/>
                        </a:ext>
                      </a:extLst>
                    </a:blip>
                    <a:stretch>
                      <a:fillRect/>
                    </a:stretch>
                  </pic:blipFill>
                  <pic:spPr>
                    <a:xfrm>
                      <a:off x="0" y="0"/>
                      <a:ext cx="4784726" cy="3090333"/>
                    </a:xfrm>
                    <a:prstGeom prst="rect">
                      <a:avLst/>
                    </a:prstGeom>
                  </pic:spPr>
                </pic:pic>
              </a:graphicData>
            </a:graphic>
          </wp:inline>
        </w:drawing>
      </w:r>
    </w:p>
    <w:p w14:paraId="1C280826" w14:textId="380FCB6A" w:rsidR="00FF6E70" w:rsidRDefault="00717DBA" w:rsidP="00717DBA">
      <w:pPr>
        <w:pStyle w:val="Caption"/>
      </w:pPr>
      <w:bookmarkStart w:id="16" w:name="_Ref76130184"/>
      <w:r w:rsidRPr="00717DBA">
        <w:t xml:space="preserve">Figure </w:t>
      </w:r>
      <w:fldSimple w:instr=" SEQ Figure \* ARABIC ">
        <w:r w:rsidR="00260C7E">
          <w:rPr>
            <w:noProof/>
          </w:rPr>
          <w:t>4</w:t>
        </w:r>
      </w:fldSimple>
      <w:bookmarkEnd w:id="16"/>
      <w:r>
        <w:t xml:space="preserve"> </w:t>
      </w:r>
      <w:r w:rsidRPr="00717DBA">
        <w:t>Histograms to show distribution of data collected with Siemens Prisma 3T scanner</w:t>
      </w:r>
    </w:p>
    <w:p w14:paraId="1CB4AD5B" w14:textId="2C244FC8" w:rsidR="00F93103" w:rsidRDefault="00B73033" w:rsidP="00B13AEA">
      <w:pPr>
        <w:jc w:val="both"/>
        <w:rPr>
          <w:noProof/>
        </w:rPr>
      </w:pPr>
      <w:r>
        <w:lastRenderedPageBreak/>
        <w:t xml:space="preserve">Further analysis aims to visualise if the values are different across the 2 timepoints. </w:t>
      </w:r>
      <w:r w:rsidR="00F93103">
        <w:t>Line plots</w:t>
      </w:r>
      <w:r w:rsidR="007E24FB">
        <w:t xml:space="preserve"> (</w:t>
      </w:r>
      <w:r w:rsidR="00717DBA">
        <w:fldChar w:fldCharType="begin"/>
      </w:r>
      <w:r w:rsidR="00717DBA">
        <w:instrText xml:space="preserve"> REF _Ref76130263 \h </w:instrText>
      </w:r>
      <w:r w:rsidR="00717DBA">
        <w:fldChar w:fldCharType="separate"/>
      </w:r>
      <w:r w:rsidR="00717DBA" w:rsidRPr="00717DBA">
        <w:rPr>
          <w:color w:val="404040" w:themeColor="text1"/>
        </w:rPr>
        <w:t xml:space="preserve">Figure </w:t>
      </w:r>
      <w:r w:rsidR="00717DBA" w:rsidRPr="00717DBA">
        <w:rPr>
          <w:noProof/>
          <w:color w:val="404040" w:themeColor="text1"/>
        </w:rPr>
        <w:t>5</w:t>
      </w:r>
      <w:r w:rsidR="00717DBA">
        <w:fldChar w:fldCharType="end"/>
      </w:r>
      <w:r w:rsidR="007E24FB">
        <w:t>)</w:t>
      </w:r>
      <w:r w:rsidR="00F93103">
        <w:t xml:space="preserve"> below show the trend of the biomarkers after PJ administration</w:t>
      </w:r>
      <w:r w:rsidR="000A0097">
        <w:t xml:space="preserve"> </w:t>
      </w:r>
      <w:r w:rsidR="00F93103">
        <w:t>with the red line</w:t>
      </w:r>
      <w:r w:rsidR="00503182">
        <w:t>s</w:t>
      </w:r>
      <w:r w:rsidR="00F93103">
        <w:t xml:space="preserve"> </w:t>
      </w:r>
      <w:r w:rsidR="00040696">
        <w:t>connecting</w:t>
      </w:r>
      <w:r w:rsidR="00F93103">
        <w:t xml:space="preserve"> the median</w:t>
      </w:r>
      <w:r w:rsidR="00040696">
        <w:t>s</w:t>
      </w:r>
      <w:r w:rsidR="00F93103">
        <w:t xml:space="preserve"> </w:t>
      </w:r>
      <w:r w:rsidR="00040696">
        <w:t xml:space="preserve">for </w:t>
      </w:r>
      <w:r w:rsidR="00B530FF">
        <w:t>both</w:t>
      </w:r>
      <w:r w:rsidR="00503182">
        <w:t xml:space="preserve"> data</w:t>
      </w:r>
      <w:r w:rsidR="00B530FF">
        <w:t>sets</w:t>
      </w:r>
      <w:r w:rsidR="00F93103">
        <w:t>.</w:t>
      </w:r>
      <w:r w:rsidR="007E24FB">
        <w:t xml:space="preserve"> Median was chosen </w:t>
      </w:r>
      <w:r w:rsidR="00A87FDD">
        <w:t xml:space="preserve">due to the skewness of the measurements </w:t>
      </w:r>
      <w:r w:rsidR="00D55D88">
        <w:t>resulted from healthy and unhealthy participants.</w:t>
      </w:r>
      <w:r w:rsidR="00653B64">
        <w:t xml:space="preserve"> From </w:t>
      </w:r>
      <w:r w:rsidR="00653B64">
        <w:fldChar w:fldCharType="begin"/>
      </w:r>
      <w:r w:rsidR="00653B64">
        <w:instrText xml:space="preserve"> REF _Ref76130263 \h </w:instrText>
      </w:r>
      <w:r w:rsidR="00653B64">
        <w:fldChar w:fldCharType="separate"/>
      </w:r>
      <w:r w:rsidR="00653B64" w:rsidRPr="00717DBA">
        <w:rPr>
          <w:color w:val="404040" w:themeColor="text1"/>
        </w:rPr>
        <w:t xml:space="preserve">Figure </w:t>
      </w:r>
      <w:r w:rsidR="00653B64">
        <w:rPr>
          <w:noProof/>
          <w:color w:val="404040" w:themeColor="text1"/>
        </w:rPr>
        <w:t>5</w:t>
      </w:r>
      <w:r w:rsidR="00653B64">
        <w:fldChar w:fldCharType="end"/>
      </w:r>
      <w:r w:rsidR="00653B64">
        <w:t xml:space="preserve"> and </w:t>
      </w:r>
      <w:r w:rsidR="00653B64">
        <w:fldChar w:fldCharType="begin"/>
      </w:r>
      <w:r w:rsidR="00653B64">
        <w:instrText xml:space="preserve"> REF _Ref76130331 \h </w:instrText>
      </w:r>
      <w:r w:rsidR="00653B64">
        <w:fldChar w:fldCharType="separate"/>
      </w:r>
      <w:r w:rsidR="00653B64" w:rsidRPr="00717DBA">
        <w:rPr>
          <w:color w:val="404040" w:themeColor="text1"/>
        </w:rPr>
        <w:t xml:space="preserve">Figure </w:t>
      </w:r>
      <w:r w:rsidR="00653B64" w:rsidRPr="00717DBA">
        <w:rPr>
          <w:noProof/>
          <w:color w:val="404040" w:themeColor="text1"/>
        </w:rPr>
        <w:t>6</w:t>
      </w:r>
      <w:r w:rsidR="00653B64">
        <w:fldChar w:fldCharType="end"/>
      </w:r>
      <w:r w:rsidR="00653B64">
        <w:t>, the medians of the collected data do not visually represent an obvious trend of the biomarkers after PJ ingestion. Another type of graph is therefore used.</w:t>
      </w:r>
    </w:p>
    <w:p w14:paraId="5F86AFDC" w14:textId="414D1EF3" w:rsidR="00F93103" w:rsidRDefault="00F93103" w:rsidP="00B13AEA">
      <w:pPr>
        <w:jc w:val="center"/>
      </w:pPr>
      <w:r>
        <w:rPr>
          <w:noProof/>
        </w:rPr>
        <w:drawing>
          <wp:inline distT="0" distB="0" distL="0" distR="0" wp14:anchorId="6162A2E7" wp14:editId="3631DC3D">
            <wp:extent cx="4646647" cy="2811696"/>
            <wp:effectExtent l="0" t="0" r="0" b="0"/>
            <wp:docPr id="9" name="Picture 5"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pic:nvPicPr>
                  <pic:blipFill>
                    <a:blip r:embed="rId20">
                      <a:extLst>
                        <a:ext uri="{FF2B5EF4-FFF2-40B4-BE49-F238E27FC236}">
                          <a16:creationI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BDD8BDDF-B1A9-5240-A057-57C7BA2FFF63}"/>
                        </a:ext>
                      </a:extLst>
                    </a:blip>
                    <a:stretch>
                      <a:fillRect/>
                    </a:stretch>
                  </pic:blipFill>
                  <pic:spPr>
                    <a:xfrm>
                      <a:off x="0" y="0"/>
                      <a:ext cx="4646647" cy="2811696"/>
                    </a:xfrm>
                    <a:prstGeom prst="rect">
                      <a:avLst/>
                    </a:prstGeom>
                  </pic:spPr>
                </pic:pic>
              </a:graphicData>
            </a:graphic>
          </wp:inline>
        </w:drawing>
      </w:r>
    </w:p>
    <w:p w14:paraId="7B0198B5" w14:textId="2EA9CBEA" w:rsidR="00717DBA" w:rsidRPr="00717DBA" w:rsidRDefault="00717DBA" w:rsidP="00717DBA">
      <w:pPr>
        <w:pStyle w:val="Caption"/>
      </w:pPr>
      <w:bookmarkStart w:id="17" w:name="_Ref76130263"/>
      <w:r w:rsidRPr="00717DBA">
        <w:t xml:space="preserve">Figure </w:t>
      </w:r>
      <w:fldSimple w:instr=" SEQ Figure \* ARABIC ">
        <w:r w:rsidR="00260C7E">
          <w:rPr>
            <w:noProof/>
          </w:rPr>
          <w:t>5</w:t>
        </w:r>
      </w:fldSimple>
      <w:bookmarkEnd w:id="17"/>
      <w:r>
        <w:t xml:space="preserve"> </w:t>
      </w:r>
      <w:r w:rsidRPr="00717DBA">
        <w:t xml:space="preserve">Line trends of data collected with Siemens </w:t>
      </w:r>
      <w:proofErr w:type="spellStart"/>
      <w:r w:rsidRPr="00717DBA">
        <w:t>Avantofit</w:t>
      </w:r>
      <w:proofErr w:type="spellEnd"/>
      <w:r w:rsidRPr="00717DBA">
        <w:t xml:space="preserve"> 1.5T scanner. Blue dots are pre-PJ values. Orange dots are post-PJ values</w:t>
      </w:r>
    </w:p>
    <w:p w14:paraId="596E3C9F" w14:textId="208D8822" w:rsidR="00F93103" w:rsidRDefault="00F93103" w:rsidP="00B13AEA">
      <w:pPr>
        <w:jc w:val="center"/>
      </w:pPr>
      <w:r>
        <w:rPr>
          <w:noProof/>
        </w:rPr>
        <w:drawing>
          <wp:inline distT="0" distB="0" distL="0" distR="0" wp14:anchorId="4EE51DED" wp14:editId="3773076E">
            <wp:extent cx="4659563" cy="2873828"/>
            <wp:effectExtent l="0" t="0" r="0" b="0"/>
            <wp:docPr id="11" name="Picture 7" descr="Graphical user interface&#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1">
                      <a:extLst>
                        <a:ext uri="{FF2B5EF4-FFF2-40B4-BE49-F238E27FC236}">
                          <a16:creationI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E11ED00B-7DC4-6145-B012-C09AD57B0C54}"/>
                        </a:ext>
                      </a:extLst>
                    </a:blip>
                    <a:stretch>
                      <a:fillRect/>
                    </a:stretch>
                  </pic:blipFill>
                  <pic:spPr>
                    <a:xfrm>
                      <a:off x="0" y="0"/>
                      <a:ext cx="4659563" cy="2873828"/>
                    </a:xfrm>
                    <a:prstGeom prst="rect">
                      <a:avLst/>
                    </a:prstGeom>
                  </pic:spPr>
                </pic:pic>
              </a:graphicData>
            </a:graphic>
          </wp:inline>
        </w:drawing>
      </w:r>
    </w:p>
    <w:p w14:paraId="195B7D0B" w14:textId="4A785C23" w:rsidR="000A0097" w:rsidRPr="00717DBA" w:rsidRDefault="00717DBA" w:rsidP="00717DBA">
      <w:pPr>
        <w:pStyle w:val="Caption"/>
      </w:pPr>
      <w:bookmarkStart w:id="18" w:name="_Ref76130331"/>
      <w:r w:rsidRPr="00717DBA">
        <w:t xml:space="preserve">Figure </w:t>
      </w:r>
      <w:fldSimple w:instr=" SEQ Figure \* ARABIC ">
        <w:r w:rsidR="00260C7E">
          <w:rPr>
            <w:noProof/>
          </w:rPr>
          <w:t>6</w:t>
        </w:r>
      </w:fldSimple>
      <w:bookmarkEnd w:id="18"/>
      <w:r>
        <w:t xml:space="preserve"> </w:t>
      </w:r>
      <w:r w:rsidRPr="00717DBA">
        <w:t>Line trends of data collected with Siemens Prisma 3T scanner. Blue dots are pre-PJ values. Orange dots are post-PJ values</w:t>
      </w:r>
    </w:p>
    <w:p w14:paraId="140852BD" w14:textId="3BB1EDBC" w:rsidR="00765E49" w:rsidRDefault="00B73033" w:rsidP="00765E49">
      <w:pPr>
        <w:jc w:val="both"/>
      </w:pPr>
      <w:r>
        <w:lastRenderedPageBreak/>
        <w:t xml:space="preserve">The bar plots </w:t>
      </w:r>
      <w:r w:rsidR="000A0097">
        <w:t xml:space="preserve">below </w:t>
      </w:r>
      <w:r w:rsidR="00244ABE">
        <w:t>(</w:t>
      </w:r>
      <w:r w:rsidR="00765E49">
        <w:fldChar w:fldCharType="begin"/>
      </w:r>
      <w:r w:rsidR="00765E49">
        <w:instrText xml:space="preserve"> REF _Ref76130540 \h </w:instrText>
      </w:r>
      <w:r w:rsidR="00765E49">
        <w:fldChar w:fldCharType="separate"/>
      </w:r>
      <w:r w:rsidR="00765E49" w:rsidRPr="0088471B">
        <w:rPr>
          <w:color w:val="404040" w:themeColor="text1"/>
        </w:rPr>
        <w:t xml:space="preserve">Figure </w:t>
      </w:r>
      <w:r w:rsidR="00765E49">
        <w:rPr>
          <w:noProof/>
          <w:color w:val="404040" w:themeColor="text1"/>
        </w:rPr>
        <w:t>7</w:t>
      </w:r>
      <w:r w:rsidR="00765E49">
        <w:fldChar w:fldCharType="end"/>
      </w:r>
      <w:r w:rsidR="00765E49">
        <w:t xml:space="preserve"> </w:t>
      </w:r>
      <w:r w:rsidR="00244ABE">
        <w:t>and</w:t>
      </w:r>
      <w:r w:rsidR="00765E49">
        <w:t xml:space="preserve"> </w:t>
      </w:r>
      <w:r w:rsidR="00765E49">
        <w:fldChar w:fldCharType="begin"/>
      </w:r>
      <w:r w:rsidR="00765E49">
        <w:instrText xml:space="preserve"> REF _Ref76130548 \h </w:instrText>
      </w:r>
      <w:r w:rsidR="00765E49">
        <w:fldChar w:fldCharType="separate"/>
      </w:r>
      <w:r w:rsidR="00765E49" w:rsidRPr="0088471B">
        <w:rPr>
          <w:color w:val="404040" w:themeColor="text1"/>
        </w:rPr>
        <w:t xml:space="preserve">Figure </w:t>
      </w:r>
      <w:r w:rsidR="00765E49" w:rsidRPr="0088471B">
        <w:rPr>
          <w:noProof/>
          <w:color w:val="404040" w:themeColor="text1"/>
        </w:rPr>
        <w:t>8</w:t>
      </w:r>
      <w:r w:rsidR="00765E49">
        <w:fldChar w:fldCharType="end"/>
      </w:r>
      <w:r w:rsidR="00244ABE">
        <w:t xml:space="preserve">) </w:t>
      </w:r>
      <w:r>
        <w:t>show the difference between post-PJ value</w:t>
      </w:r>
      <w:r w:rsidR="00CA606A">
        <w:t>s</w:t>
      </w:r>
      <w:r>
        <w:t xml:space="preserve"> and pre-PJ value</w:t>
      </w:r>
      <w:r w:rsidR="00CA606A">
        <w:t>s</w:t>
      </w:r>
      <w:r>
        <w:t xml:space="preserve"> for each biomarker with red lines </w:t>
      </w:r>
      <w:r w:rsidR="00215CFD">
        <w:t>indicat</w:t>
      </w:r>
      <w:r w:rsidR="001040B0">
        <w:t xml:space="preserve">ing the </w:t>
      </w:r>
      <w:r w:rsidR="00435A12">
        <w:t>median</w:t>
      </w:r>
      <w:r w:rsidR="004B46CD">
        <w:t>s of the differences</w:t>
      </w:r>
      <w:r>
        <w:t xml:space="preserve">. The bar above 0 shows the positive outcome after the subtraction: (post-PJ) - (pre-PJ) and vice versa. </w:t>
      </w:r>
      <w:r w:rsidR="00765E49">
        <w:t xml:space="preserve">These graphs showed a positive change in the cT1 after PJ ingestion, collectively no change in the Iron values, and a slight decrease in the PDFF value on both </w:t>
      </w:r>
      <w:proofErr w:type="spellStart"/>
      <w:r w:rsidR="00765E49">
        <w:t>Avantofit</w:t>
      </w:r>
      <w:proofErr w:type="spellEnd"/>
      <w:r w:rsidR="00765E49">
        <w:t xml:space="preserve"> and Prisma groups. </w:t>
      </w:r>
    </w:p>
    <w:p w14:paraId="3AEEDF99" w14:textId="1E5AEB0A" w:rsidR="00C20CE4" w:rsidRDefault="00C20CE4" w:rsidP="00B13AEA">
      <w:pPr>
        <w:jc w:val="both"/>
      </w:pPr>
    </w:p>
    <w:p w14:paraId="58C05443" w14:textId="78270201" w:rsidR="00C20CE4" w:rsidRDefault="00C20CE4" w:rsidP="00B73033">
      <w:pPr>
        <w:jc w:val="both"/>
      </w:pPr>
      <w:r>
        <w:rPr>
          <w:noProof/>
        </w:rPr>
        <w:drawing>
          <wp:inline distT="0" distB="0" distL="0" distR="0" wp14:anchorId="0F765585" wp14:editId="0B84D734">
            <wp:extent cx="6645910" cy="2275840"/>
            <wp:effectExtent l="0" t="0" r="0" b="0"/>
            <wp:docPr id="2" name="Picture 2"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pic:nvPicPr>
                  <pic:blipFill>
                    <a:blip r:embed="rId22">
                      <a:extLst>
                        <a:ext uri="{28A0092B-C50C-407E-A947-70E740481C1C}">
                          <a14:useLocalDpi xmlns:a14="http://schemas.microsoft.com/office/drawing/2010/main" val="0"/>
                        </a:ext>
                      </a:extLst>
                    </a:blip>
                    <a:stretch>
                      <a:fillRect/>
                    </a:stretch>
                  </pic:blipFill>
                  <pic:spPr>
                    <a:xfrm>
                      <a:off x="0" y="0"/>
                      <a:ext cx="6645910" cy="2275840"/>
                    </a:xfrm>
                    <a:prstGeom prst="rect">
                      <a:avLst/>
                    </a:prstGeom>
                  </pic:spPr>
                </pic:pic>
              </a:graphicData>
            </a:graphic>
          </wp:inline>
        </w:drawing>
      </w:r>
    </w:p>
    <w:p w14:paraId="420F3FE6" w14:textId="491C6470" w:rsidR="00CA606A" w:rsidRPr="0088471B" w:rsidRDefault="0088471B" w:rsidP="0088471B">
      <w:pPr>
        <w:pStyle w:val="Caption"/>
      </w:pPr>
      <w:bookmarkStart w:id="19" w:name="_Ref76130540"/>
      <w:r w:rsidRPr="0088471B">
        <w:t xml:space="preserve">Figure </w:t>
      </w:r>
      <w:fldSimple w:instr=" SEQ Figure \* ARABIC ">
        <w:r w:rsidR="00260C7E">
          <w:rPr>
            <w:noProof/>
          </w:rPr>
          <w:t>7</w:t>
        </w:r>
      </w:fldSimple>
      <w:bookmarkEnd w:id="19"/>
      <w:r>
        <w:t xml:space="preserve"> </w:t>
      </w:r>
      <w:r w:rsidRPr="0088471B">
        <w:t xml:space="preserve">Bar charts to show the differences after subtraction of data collected with Siemens </w:t>
      </w:r>
      <w:proofErr w:type="spellStart"/>
      <w:r w:rsidRPr="0088471B">
        <w:t>Avantofit</w:t>
      </w:r>
      <w:proofErr w:type="spellEnd"/>
      <w:r w:rsidRPr="0088471B">
        <w:t xml:space="preserve"> 1.5T scanner. Red lines indicate the median of the difference (</w:t>
      </w:r>
      <w:proofErr w:type="gramStart"/>
      <w:r w:rsidRPr="0088471B">
        <w:t>Post-PJ</w:t>
      </w:r>
      <w:proofErr w:type="gramEnd"/>
      <w:r w:rsidRPr="0088471B">
        <w:t xml:space="preserve"> values – Pre-PJ values)</w:t>
      </w:r>
    </w:p>
    <w:p w14:paraId="49323342" w14:textId="01134845" w:rsidR="00C20CE4" w:rsidRDefault="00003EAE" w:rsidP="00B73033">
      <w:pPr>
        <w:jc w:val="both"/>
      </w:pPr>
      <w:r>
        <w:rPr>
          <w:noProof/>
        </w:rPr>
        <w:drawing>
          <wp:inline distT="0" distB="0" distL="0" distR="0" wp14:anchorId="53E2AC66" wp14:editId="3D8C967C">
            <wp:extent cx="6645910" cy="2300605"/>
            <wp:effectExtent l="0" t="0" r="0" b="0"/>
            <wp:docPr id="7" name="Picture 7" descr="Chart, waterfall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pic:nvPicPr>
                  <pic:blipFill>
                    <a:blip r:embed="rId23">
                      <a:extLst>
                        <a:ext uri="{28A0092B-C50C-407E-A947-70E740481C1C}">
                          <a14:useLocalDpi xmlns:a14="http://schemas.microsoft.com/office/drawing/2010/main" val="0"/>
                        </a:ext>
                      </a:extLst>
                    </a:blip>
                    <a:stretch>
                      <a:fillRect/>
                    </a:stretch>
                  </pic:blipFill>
                  <pic:spPr>
                    <a:xfrm>
                      <a:off x="0" y="0"/>
                      <a:ext cx="6645910" cy="2300605"/>
                    </a:xfrm>
                    <a:prstGeom prst="rect">
                      <a:avLst/>
                    </a:prstGeom>
                  </pic:spPr>
                </pic:pic>
              </a:graphicData>
            </a:graphic>
          </wp:inline>
        </w:drawing>
      </w:r>
    </w:p>
    <w:p w14:paraId="5BC82847" w14:textId="4E9B5A23" w:rsidR="00CA606A" w:rsidRPr="0088471B" w:rsidRDefault="0088471B" w:rsidP="0088471B">
      <w:pPr>
        <w:pStyle w:val="Caption"/>
      </w:pPr>
      <w:bookmarkStart w:id="20" w:name="_Ref76130548"/>
      <w:r w:rsidRPr="0088471B">
        <w:t xml:space="preserve">Figure </w:t>
      </w:r>
      <w:fldSimple w:instr=" SEQ Figure \* ARABIC ">
        <w:r w:rsidR="00260C7E">
          <w:rPr>
            <w:noProof/>
          </w:rPr>
          <w:t>8</w:t>
        </w:r>
      </w:fldSimple>
      <w:bookmarkEnd w:id="20"/>
      <w:r w:rsidRPr="0088471B">
        <w:t xml:space="preserve"> Bar charts to show the differences after subtraction of data collected with Siemens Prisma 3T scanner. Red lines indicate the median of the difference (</w:t>
      </w:r>
      <w:proofErr w:type="gramStart"/>
      <w:r w:rsidRPr="0088471B">
        <w:t>Post-PJ</w:t>
      </w:r>
      <w:proofErr w:type="gramEnd"/>
      <w:r w:rsidRPr="0088471B">
        <w:t xml:space="preserve"> values – Pre-PJ values)</w:t>
      </w:r>
    </w:p>
    <w:p w14:paraId="2A202254" w14:textId="77777777" w:rsidR="00F82DAF" w:rsidRDefault="00F82DAF" w:rsidP="00B13AEA">
      <w:pPr>
        <w:jc w:val="both"/>
      </w:pPr>
    </w:p>
    <w:p w14:paraId="613C1A09" w14:textId="77777777" w:rsidR="00F82DAF" w:rsidRDefault="00F82DAF" w:rsidP="00B13AEA">
      <w:pPr>
        <w:jc w:val="both"/>
      </w:pPr>
      <w:r>
        <w:br w:type="page"/>
      </w:r>
    </w:p>
    <w:p w14:paraId="2698A7D6" w14:textId="19EB32C1" w:rsidR="00260C7E" w:rsidRPr="00260C7E" w:rsidRDefault="00260C7E" w:rsidP="00260C7E">
      <w:pPr>
        <w:pStyle w:val="Heading3"/>
      </w:pPr>
      <w:bookmarkStart w:id="21" w:name="_Toc76571487"/>
      <w:r>
        <w:lastRenderedPageBreak/>
        <w:t>Comparison between Pineapple Juice Experiment and Performance Testing Experiment</w:t>
      </w:r>
      <w:bookmarkEnd w:id="21"/>
    </w:p>
    <w:p w14:paraId="050433EE" w14:textId="6F06E4B6" w:rsidR="001A422A" w:rsidRDefault="00C8747D" w:rsidP="00B13AEA">
      <w:pPr>
        <w:jc w:val="both"/>
      </w:pPr>
      <w:commentRangeStart w:id="22"/>
      <w:r>
        <w:t>Th</w:t>
      </w:r>
      <w:r w:rsidR="000B431D">
        <w:t>e above</w:t>
      </w:r>
      <w:r>
        <w:t xml:space="preserve"> result</w:t>
      </w:r>
      <w:r w:rsidR="000B431D">
        <w:t>s</w:t>
      </w:r>
      <w:r>
        <w:t xml:space="preserve"> c</w:t>
      </w:r>
      <w:r w:rsidR="000B431D">
        <w:t>an</w:t>
      </w:r>
      <w:r>
        <w:t xml:space="preserve"> </w:t>
      </w:r>
      <w:r w:rsidR="00067905">
        <w:t xml:space="preserve">potentially </w:t>
      </w:r>
      <w:r w:rsidR="00C9329F">
        <w:t>conclude</w:t>
      </w:r>
      <w:r w:rsidR="00067905">
        <w:t xml:space="preserve"> pineapple juice’s effect on the biomarkers</w:t>
      </w:r>
      <w:r w:rsidR="00D518EB">
        <w:t>,</w:t>
      </w:r>
      <w:r w:rsidR="00067905">
        <w:t xml:space="preserve"> especially</w:t>
      </w:r>
      <w:r w:rsidR="00CE50F1">
        <w:t xml:space="preserve"> on</w:t>
      </w:r>
      <w:r w:rsidR="00067905">
        <w:t xml:space="preserve"> cT1 and PDFF.</w:t>
      </w:r>
      <w:r w:rsidR="00C9329F">
        <w:t xml:space="preserve"> However, </w:t>
      </w:r>
      <w:r w:rsidR="0048210E">
        <w:t>the question we would like to answer is whether the change caused by the pineapple juice is more tha</w:t>
      </w:r>
      <w:r w:rsidR="000B431D">
        <w:t>n</w:t>
      </w:r>
      <w:r w:rsidR="0048210E">
        <w:t xml:space="preserve"> a repeatability scan without any pineapple juice.</w:t>
      </w:r>
      <w:r w:rsidR="000B431D">
        <w:t xml:space="preserve"> </w:t>
      </w:r>
      <w:r w:rsidR="00FE57AF">
        <w:t xml:space="preserve">We therefore compare </w:t>
      </w:r>
      <w:r w:rsidR="003D2C96">
        <w:t xml:space="preserve">the </w:t>
      </w:r>
      <w:r w:rsidR="005D43A4">
        <w:t>pre-PJ and post-PJ scans results</w:t>
      </w:r>
      <w:r w:rsidR="003D2C96">
        <w:t xml:space="preserve"> </w:t>
      </w:r>
      <w:r w:rsidR="000B789E">
        <w:t xml:space="preserve">with </w:t>
      </w:r>
      <w:r w:rsidR="00D518EB">
        <w:t xml:space="preserve">the </w:t>
      </w:r>
      <w:r w:rsidR="005D43A4">
        <w:t xml:space="preserve">LMSv3 </w:t>
      </w:r>
      <w:r w:rsidR="000B789E">
        <w:t xml:space="preserve">performance testing </w:t>
      </w:r>
      <w:r w:rsidR="00FD107F">
        <w:t>results</w:t>
      </w:r>
      <w:r w:rsidR="005D43A4">
        <w:t xml:space="preserve"> </w:t>
      </w:r>
      <w:r w:rsidR="001A422A">
        <w:t>to determine whether the differences</w:t>
      </w:r>
      <w:r w:rsidR="000B789E">
        <w:t xml:space="preserve"> </w:t>
      </w:r>
      <w:r w:rsidR="001A422A">
        <w:t xml:space="preserve">seen on pineapple juice data is bigger than the </w:t>
      </w:r>
      <w:r w:rsidR="00CE50F1">
        <w:t xml:space="preserve">measurement bias. Subsequently, we should use </w:t>
      </w:r>
      <w:r w:rsidR="001A422A">
        <w:t>acceptance criteria</w:t>
      </w:r>
      <w:r w:rsidR="00CE50F1">
        <w:t xml:space="preserve"> of measurement bias to determine whether the differences cause by pineapple juice </w:t>
      </w:r>
      <w:r w:rsidR="00713F48">
        <w:t>will be concerning to us</w:t>
      </w:r>
      <w:r w:rsidR="00A31619">
        <w:t xml:space="preserve">. Bland-Atman plots are used for this purpose. </w:t>
      </w:r>
      <w:commentRangeEnd w:id="22"/>
      <w:r w:rsidR="001522C0">
        <w:rPr>
          <w:rStyle w:val="CommentReference"/>
        </w:rPr>
        <w:commentReference w:id="22"/>
      </w:r>
      <w:r w:rsidR="002B16A3">
        <w:t xml:space="preserve"> </w:t>
      </w:r>
    </w:p>
    <w:p w14:paraId="768108B5" w14:textId="29789FEA" w:rsidR="00260C7E" w:rsidRDefault="00260C7E" w:rsidP="00260C7E">
      <w:pPr>
        <w:pStyle w:val="Heading4"/>
      </w:pPr>
      <w:r>
        <w:t>cT1 Comparison on 1.5T</w:t>
      </w:r>
    </w:p>
    <w:p w14:paraId="3ED06AEC" w14:textId="6303CE1E" w:rsidR="00FD107F" w:rsidRDefault="00261F32" w:rsidP="00B13AEA">
      <w:pPr>
        <w:jc w:val="center"/>
      </w:pPr>
      <w:r>
        <w:rPr>
          <w:noProof/>
        </w:rPr>
        <w:drawing>
          <wp:inline distT="0" distB="0" distL="0" distR="0" wp14:anchorId="734CBD63" wp14:editId="046676DD">
            <wp:extent cx="3489649" cy="2181031"/>
            <wp:effectExtent l="0" t="0" r="0" b="0"/>
            <wp:docPr id="13" name="Picture 12"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pic:nvPicPr>
                  <pic:blipFill>
                    <a:blip r:embed="rId24">
                      <a:extLst>
                        <a:ext uri="{FF2B5EF4-FFF2-40B4-BE49-F238E27FC236}">
                          <a16:creationI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566DDB1B-2CAF-5E40-AFEB-9B5A1BDC7F07}"/>
                        </a:ext>
                      </a:extLst>
                    </a:blip>
                    <a:stretch>
                      <a:fillRect/>
                    </a:stretch>
                  </pic:blipFill>
                  <pic:spPr>
                    <a:xfrm>
                      <a:off x="0" y="0"/>
                      <a:ext cx="3489649" cy="2181031"/>
                    </a:xfrm>
                    <a:prstGeom prst="rect">
                      <a:avLst/>
                    </a:prstGeom>
                  </pic:spPr>
                </pic:pic>
              </a:graphicData>
            </a:graphic>
          </wp:inline>
        </w:drawing>
      </w:r>
    </w:p>
    <w:p w14:paraId="44CF20DB" w14:textId="78DE032C" w:rsidR="00BF16A3" w:rsidRPr="00CA606A" w:rsidRDefault="00497D6C" w:rsidP="00497D6C">
      <w:pPr>
        <w:pStyle w:val="Caption"/>
      </w:pPr>
      <w:bookmarkStart w:id="23" w:name="_Ref76131627"/>
      <w:r>
        <w:t xml:space="preserve">Figure </w:t>
      </w:r>
      <w:fldSimple w:instr=" SEQ Figure \* ARABIC ">
        <w:r w:rsidR="00260C7E">
          <w:rPr>
            <w:noProof/>
          </w:rPr>
          <w:t>9</w:t>
        </w:r>
      </w:fldSimple>
      <w:bookmarkEnd w:id="23"/>
      <w:r>
        <w:t xml:space="preserve"> </w:t>
      </w:r>
      <w:r w:rsidRPr="004B5244">
        <w:t xml:space="preserve">Bland-Altman plot of pineapple juice cT1 values with difference (Pre-PJ values – </w:t>
      </w:r>
      <w:proofErr w:type="gramStart"/>
      <w:r w:rsidRPr="004B5244">
        <w:t>Post-PJ</w:t>
      </w:r>
      <w:proofErr w:type="gramEnd"/>
      <w:r w:rsidRPr="004B5244">
        <w:t xml:space="preserve"> values) plotted against mean of the cT1 values from Siemens </w:t>
      </w:r>
      <w:proofErr w:type="spellStart"/>
      <w:r w:rsidRPr="004B5244">
        <w:t>Avantofit</w:t>
      </w:r>
      <w:proofErr w:type="spellEnd"/>
      <w:r w:rsidRPr="004B5244">
        <w:t xml:space="preserve"> 1.5T</w:t>
      </w:r>
    </w:p>
    <w:p w14:paraId="24073D80" w14:textId="77777777" w:rsidR="00BF16A3" w:rsidRDefault="00BF16A3" w:rsidP="00B73033">
      <w:pPr>
        <w:jc w:val="both"/>
      </w:pPr>
    </w:p>
    <w:p w14:paraId="675DC315" w14:textId="592C44BA" w:rsidR="00B73033" w:rsidRDefault="00261F32" w:rsidP="00B13AEA">
      <w:pPr>
        <w:jc w:val="center"/>
      </w:pPr>
      <w:r>
        <w:rPr>
          <w:noProof/>
        </w:rPr>
        <w:drawing>
          <wp:inline distT="0" distB="0" distL="0" distR="0" wp14:anchorId="1A085AAE" wp14:editId="2CE51013">
            <wp:extent cx="5663684" cy="1896733"/>
            <wp:effectExtent l="0" t="0" r="635" b="0"/>
            <wp:docPr id="5" name="Content Placeholder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4"/>
                    <pic:cNvPicPr/>
                  </pic:nvPicPr>
                  <pic:blipFill>
                    <a:blip r:embed="rId25">
                      <a:extLst>
                        <a:ext uri="{FF2B5EF4-FFF2-40B4-BE49-F238E27FC236}">
                          <a16:creationI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5058110F-442B-5641-ABC2-585862397737}"/>
                        </a:ext>
                      </a:extLst>
                    </a:blip>
                    <a:srcRect t="821" b="2420"/>
                    <a:stretch>
                      <a:fillRect/>
                    </a:stretch>
                  </pic:blipFill>
                  <pic:spPr>
                    <a:xfrm>
                      <a:off x="0" y="0"/>
                      <a:ext cx="5663684" cy="1896733"/>
                    </a:xfrm>
                    <a:prstGeom prst="rect">
                      <a:avLst/>
                    </a:prstGeom>
                  </pic:spPr>
                </pic:pic>
              </a:graphicData>
            </a:graphic>
          </wp:inline>
        </w:drawing>
      </w:r>
    </w:p>
    <w:p w14:paraId="25E11B59" w14:textId="301BA1E4" w:rsidR="00DA7DBD" w:rsidRPr="00CA606A" w:rsidRDefault="00497D6C" w:rsidP="00497D6C">
      <w:pPr>
        <w:pStyle w:val="Caption"/>
      </w:pPr>
      <w:bookmarkStart w:id="24" w:name="_Ref76131638"/>
      <w:r>
        <w:t xml:space="preserve">Figure </w:t>
      </w:r>
      <w:fldSimple w:instr=" SEQ Figure \* ARABIC ">
        <w:r w:rsidR="00260C7E">
          <w:rPr>
            <w:noProof/>
          </w:rPr>
          <w:t>10</w:t>
        </w:r>
      </w:fldSimple>
      <w:bookmarkEnd w:id="24"/>
      <w:r>
        <w:t xml:space="preserve"> </w:t>
      </w:r>
      <w:r w:rsidRPr="00E96878">
        <w:t xml:space="preserve">Bland-Altman plot of LMSv3 performance testing cT1 values with difference (Scan1- Scan2) plotted against mean of the cT1 values from Siemens </w:t>
      </w:r>
      <w:proofErr w:type="spellStart"/>
      <w:r w:rsidRPr="00E96878">
        <w:t>Avantofit</w:t>
      </w:r>
      <w:proofErr w:type="spellEnd"/>
      <w:r w:rsidRPr="00E96878">
        <w:t xml:space="preserve"> 1.5T</w:t>
      </w:r>
    </w:p>
    <w:p w14:paraId="1255853D" w14:textId="036C6FED" w:rsidR="00BF16A3" w:rsidRDefault="0027621F" w:rsidP="00713F48">
      <w:pPr>
        <w:jc w:val="both"/>
      </w:pPr>
      <w:r>
        <w:t>Bland-Altman plots (</w:t>
      </w:r>
      <w:r w:rsidR="00497D6C">
        <w:fldChar w:fldCharType="begin"/>
      </w:r>
      <w:r w:rsidR="00497D6C">
        <w:instrText xml:space="preserve"> REF _Ref76131627 \h </w:instrText>
      </w:r>
      <w:r w:rsidR="00497D6C">
        <w:fldChar w:fldCharType="separate"/>
      </w:r>
      <w:r w:rsidR="00497D6C">
        <w:t xml:space="preserve">Figure </w:t>
      </w:r>
      <w:r w:rsidR="00497D6C">
        <w:rPr>
          <w:noProof/>
        </w:rPr>
        <w:t>9</w:t>
      </w:r>
      <w:r w:rsidR="00497D6C">
        <w:fldChar w:fldCharType="end"/>
      </w:r>
      <w:r w:rsidR="00497D6C">
        <w:t xml:space="preserve"> </w:t>
      </w:r>
      <w:r>
        <w:t>and</w:t>
      </w:r>
      <w:r w:rsidR="00497D6C">
        <w:t xml:space="preserve"> </w:t>
      </w:r>
      <w:r w:rsidR="00497D6C">
        <w:fldChar w:fldCharType="begin"/>
      </w:r>
      <w:r w:rsidR="00497D6C">
        <w:instrText xml:space="preserve"> REF _Ref76131638 \h </w:instrText>
      </w:r>
      <w:r w:rsidR="00497D6C">
        <w:fldChar w:fldCharType="separate"/>
      </w:r>
      <w:r w:rsidR="00497D6C">
        <w:t xml:space="preserve">Figure </w:t>
      </w:r>
      <w:r w:rsidR="00497D6C">
        <w:rPr>
          <w:noProof/>
        </w:rPr>
        <w:t>10</w:t>
      </w:r>
      <w:r w:rsidR="00497D6C">
        <w:fldChar w:fldCharType="end"/>
      </w:r>
      <w:r>
        <w:t xml:space="preserve">) for cT1 comparison </w:t>
      </w:r>
      <w:r w:rsidR="00DA7DBD">
        <w:t xml:space="preserve">on 1.5T </w:t>
      </w:r>
      <w:r>
        <w:t>showed the measurement bias of the pineapple dataset</w:t>
      </w:r>
      <w:r w:rsidR="00981A24">
        <w:t xml:space="preserve"> (-9.38 </w:t>
      </w:r>
      <w:proofErr w:type="spellStart"/>
      <w:r w:rsidR="00981A24">
        <w:t>ms</w:t>
      </w:r>
      <w:proofErr w:type="spellEnd"/>
      <w:r w:rsidR="00981A24">
        <w:t xml:space="preserve">) </w:t>
      </w:r>
      <w:r>
        <w:t xml:space="preserve">is </w:t>
      </w:r>
      <w:r w:rsidR="00981A24">
        <w:t>smaller</w:t>
      </w:r>
      <w:r>
        <w:t xml:space="preserve"> than the performance testing dataset</w:t>
      </w:r>
      <w:r w:rsidR="00981A24">
        <w:t xml:space="preserve"> (-13 </w:t>
      </w:r>
      <w:proofErr w:type="spellStart"/>
      <w:r w:rsidR="00981A24">
        <w:t>ms</w:t>
      </w:r>
      <w:proofErr w:type="spellEnd"/>
      <w:r w:rsidR="00981A24">
        <w:t xml:space="preserve">). </w:t>
      </w:r>
      <w:r w:rsidR="0026630C">
        <w:t xml:space="preserve">To interpret the results, one should </w:t>
      </w:r>
      <w:r w:rsidR="0026630C">
        <w:lastRenderedPageBreak/>
        <w:t>understand that Bland-Altman analysis performed for LMS device performance testing is to investigate repeatability and reproducibility, meaning 2 identical scans were consecutively performed.  In the context of pineapple juice data, pre-PJ and post-PJ scans were considered as scan 1 and scan 2. Therefore, if the measurement bias fall within accepted measurement bias will address that the effect of pineapple juice on measured biomarkers will be neglectable because during normal measurement procedure which do not introduce pineapple juice as intervention, measurement bias effect has larger impact on the precision of measurement.</w:t>
      </w:r>
    </w:p>
    <w:p w14:paraId="326B60A3" w14:textId="39AD563F" w:rsidR="00260C7E" w:rsidRDefault="00260C7E" w:rsidP="00260C7E">
      <w:pPr>
        <w:pStyle w:val="Heading4"/>
      </w:pPr>
      <w:r>
        <w:t>cT1 Comparison on 3T</w:t>
      </w:r>
    </w:p>
    <w:p w14:paraId="720E8759" w14:textId="77777777" w:rsidR="00260C7E" w:rsidRDefault="00260C7E" w:rsidP="00713F48">
      <w:pPr>
        <w:jc w:val="both"/>
      </w:pPr>
    </w:p>
    <w:p w14:paraId="1CC40B49" w14:textId="01C35358" w:rsidR="00A34874" w:rsidRDefault="00A34874" w:rsidP="00B13AEA">
      <w:pPr>
        <w:jc w:val="center"/>
      </w:pPr>
      <w:r>
        <w:rPr>
          <w:noProof/>
        </w:rPr>
        <w:drawing>
          <wp:inline distT="0" distB="0" distL="0" distR="0" wp14:anchorId="67FB9D45" wp14:editId="0A8F204C">
            <wp:extent cx="3582955" cy="2239347"/>
            <wp:effectExtent l="0" t="0" r="0" b="0"/>
            <wp:docPr id="15" name="Picture 1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pic:nvPicPr>
                  <pic:blipFill>
                    <a:blip r:embed="rId26">
                      <a:extLst>
                        <a:ext uri="{FF2B5EF4-FFF2-40B4-BE49-F238E27FC236}">
                          <a16:creationI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0416DDD6-124E-1E40-82A8-F9E66EFF90B1}"/>
                        </a:ext>
                      </a:extLst>
                    </a:blip>
                    <a:stretch>
                      <a:fillRect/>
                    </a:stretch>
                  </pic:blipFill>
                  <pic:spPr>
                    <a:xfrm>
                      <a:off x="0" y="0"/>
                      <a:ext cx="3582955" cy="2239347"/>
                    </a:xfrm>
                    <a:prstGeom prst="rect">
                      <a:avLst/>
                    </a:prstGeom>
                  </pic:spPr>
                </pic:pic>
              </a:graphicData>
            </a:graphic>
          </wp:inline>
        </w:drawing>
      </w:r>
    </w:p>
    <w:p w14:paraId="16A79545" w14:textId="427E0940" w:rsidR="00A34874" w:rsidRPr="00CA606A" w:rsidRDefault="00CC0DE2" w:rsidP="00CC0DE2">
      <w:pPr>
        <w:pStyle w:val="Caption"/>
      </w:pPr>
      <w:bookmarkStart w:id="25" w:name="_Ref76131719"/>
      <w:r>
        <w:t xml:space="preserve">Figure </w:t>
      </w:r>
      <w:fldSimple w:instr=" SEQ Figure \* ARABIC ">
        <w:r w:rsidR="00260C7E">
          <w:rPr>
            <w:noProof/>
          </w:rPr>
          <w:t>11</w:t>
        </w:r>
      </w:fldSimple>
      <w:bookmarkEnd w:id="25"/>
      <w:r>
        <w:t xml:space="preserve"> </w:t>
      </w:r>
      <w:r w:rsidRPr="00695F06">
        <w:t xml:space="preserve">Bland-Altman plot of pineapple juice cT1 values with difference (Pre-PJ values – </w:t>
      </w:r>
      <w:proofErr w:type="gramStart"/>
      <w:r w:rsidRPr="00695F06">
        <w:t>Post-PJ</w:t>
      </w:r>
      <w:proofErr w:type="gramEnd"/>
      <w:r w:rsidRPr="00695F06">
        <w:t xml:space="preserve"> values) plotted against mean of the cT1 values from Siemens Prisma 3T</w:t>
      </w:r>
    </w:p>
    <w:p w14:paraId="3D610C78" w14:textId="77777777" w:rsidR="00A34874" w:rsidRDefault="00A34874" w:rsidP="00B73033"/>
    <w:p w14:paraId="33E0969C" w14:textId="361637D5" w:rsidR="00A34874" w:rsidRDefault="00A34874" w:rsidP="00B13AEA">
      <w:pPr>
        <w:jc w:val="center"/>
      </w:pPr>
      <w:r>
        <w:rPr>
          <w:noProof/>
        </w:rPr>
        <w:drawing>
          <wp:inline distT="0" distB="0" distL="0" distR="0" wp14:anchorId="4E7D88EF" wp14:editId="0526CC30">
            <wp:extent cx="5728995" cy="2053264"/>
            <wp:effectExtent l="0" t="0" r="0" b="4445"/>
            <wp:docPr id="16" name="Content Placeholder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4"/>
                    <pic:cNvPicPr/>
                  </pic:nvPicPr>
                  <pic:blipFill>
                    <a:blip r:embed="rId27">
                      <a:extLst>
                        <a:ext uri="{FF2B5EF4-FFF2-40B4-BE49-F238E27FC236}">
                          <a16:creationI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F2BF2E57-068A-FE42-8B53-3E96D9C5BEE8}"/>
                        </a:ext>
                      </a:extLst>
                    </a:blip>
                    <a:stretch>
                      <a:fillRect/>
                    </a:stretch>
                  </pic:blipFill>
                  <pic:spPr>
                    <a:xfrm>
                      <a:off x="0" y="0"/>
                      <a:ext cx="5728995" cy="2053264"/>
                    </a:xfrm>
                    <a:prstGeom prst="rect">
                      <a:avLst/>
                    </a:prstGeom>
                  </pic:spPr>
                </pic:pic>
              </a:graphicData>
            </a:graphic>
          </wp:inline>
        </w:drawing>
      </w:r>
    </w:p>
    <w:p w14:paraId="151EFDE2" w14:textId="0CA5B6A9" w:rsidR="00CC0DE2" w:rsidRDefault="00CC0DE2" w:rsidP="00CC0DE2">
      <w:pPr>
        <w:pStyle w:val="Caption"/>
      </w:pPr>
      <w:bookmarkStart w:id="26" w:name="_Ref76131728"/>
      <w:r>
        <w:t xml:space="preserve">Figure </w:t>
      </w:r>
      <w:fldSimple w:instr=" SEQ Figure \* ARABIC ">
        <w:r w:rsidR="00260C7E">
          <w:rPr>
            <w:noProof/>
          </w:rPr>
          <w:t>12</w:t>
        </w:r>
      </w:fldSimple>
      <w:bookmarkEnd w:id="26"/>
      <w:r>
        <w:t xml:space="preserve"> </w:t>
      </w:r>
      <w:r w:rsidRPr="00FD1E46">
        <w:t>Bland-Altman plot of LMSv3 performance testing cT1 values with difference (Scan1 -Scan2) plotted against mean of the cT1 values from Siemens Prisma 3T</w:t>
      </w:r>
    </w:p>
    <w:p w14:paraId="1A325016" w14:textId="7CBFF062" w:rsidR="000A705C" w:rsidRDefault="00CC0DE2" w:rsidP="000A705C">
      <w:pPr>
        <w:jc w:val="both"/>
      </w:pPr>
      <w:r>
        <w:lastRenderedPageBreak/>
        <w:fldChar w:fldCharType="begin"/>
      </w:r>
      <w:r>
        <w:instrText xml:space="preserve"> REF _Ref76131719 \h </w:instrText>
      </w:r>
      <w:r>
        <w:fldChar w:fldCharType="separate"/>
      </w:r>
      <w:r>
        <w:t xml:space="preserve">Figure </w:t>
      </w:r>
      <w:r>
        <w:rPr>
          <w:noProof/>
        </w:rPr>
        <w:t>11</w:t>
      </w:r>
      <w:r>
        <w:fldChar w:fldCharType="end"/>
      </w:r>
      <w:r>
        <w:t xml:space="preserve"> </w:t>
      </w:r>
      <w:r w:rsidR="00DA7DBD">
        <w:t xml:space="preserve">and </w:t>
      </w:r>
      <w:r>
        <w:fldChar w:fldCharType="begin"/>
      </w:r>
      <w:r>
        <w:instrText xml:space="preserve"> REF _Ref76131728 \h </w:instrText>
      </w:r>
      <w:r>
        <w:fldChar w:fldCharType="separate"/>
      </w:r>
      <w:r>
        <w:t xml:space="preserve">Figure </w:t>
      </w:r>
      <w:r>
        <w:rPr>
          <w:noProof/>
        </w:rPr>
        <w:t>12</w:t>
      </w:r>
      <w:r>
        <w:fldChar w:fldCharType="end"/>
      </w:r>
      <w:r w:rsidR="00DA7DBD">
        <w:t xml:space="preserve"> for cT1 comparison on </w:t>
      </w:r>
      <w:r w:rsidR="00A437FA">
        <w:t xml:space="preserve">Prisma </w:t>
      </w:r>
      <w:r w:rsidR="00DA7DBD">
        <w:t xml:space="preserve">3T showed the measurement bias of the pineapple dataset is about 7.3 </w:t>
      </w:r>
      <w:proofErr w:type="spellStart"/>
      <w:r w:rsidR="00DA7DBD">
        <w:t>ms</w:t>
      </w:r>
      <w:proofErr w:type="spellEnd"/>
      <w:r w:rsidR="00DA7DBD">
        <w:t xml:space="preserve"> higher. </w:t>
      </w:r>
      <w:r w:rsidR="00435151">
        <w:t xml:space="preserve">However, the </w:t>
      </w:r>
      <w:r w:rsidR="00F5375E">
        <w:t>L</w:t>
      </w:r>
      <w:r w:rsidR="00435151">
        <w:t>imits of agreement</w:t>
      </w:r>
      <w:r w:rsidR="00A437FA">
        <w:t xml:space="preserve"> (</w:t>
      </w:r>
      <w:proofErr w:type="spellStart"/>
      <w:r w:rsidR="00A437FA">
        <w:t>LoA</w:t>
      </w:r>
      <w:proofErr w:type="spellEnd"/>
      <w:r w:rsidR="00A437FA">
        <w:t>)</w:t>
      </w:r>
      <w:r w:rsidR="00435151">
        <w:t xml:space="preserve">, which is represented as </w:t>
      </w:r>
      <w:r w:rsidR="007D2119">
        <w:rPr>
          <w:rFonts w:ascii="Symbol" w:eastAsia="Symbol" w:hAnsi="Symbol" w:cs="Symbol"/>
        </w:rPr>
        <w:t>±</w:t>
      </w:r>
      <w:r w:rsidR="007D2119">
        <w:t xml:space="preserve"> 1.96* Standard Deviation (SD)</w:t>
      </w:r>
      <w:r w:rsidR="00183ACD">
        <w:t xml:space="preserve">, </w:t>
      </w:r>
      <w:r w:rsidR="00A437FA">
        <w:t xml:space="preserve">is larger in the LMS v3 performance testing data (-76.9 </w:t>
      </w:r>
      <w:proofErr w:type="spellStart"/>
      <w:r w:rsidR="00A437FA">
        <w:t>ms</w:t>
      </w:r>
      <w:proofErr w:type="spellEnd"/>
      <w:r w:rsidR="00A437FA">
        <w:t xml:space="preserve"> to 52.9 </w:t>
      </w:r>
      <w:proofErr w:type="spellStart"/>
      <w:r w:rsidR="00A437FA">
        <w:t>ms</w:t>
      </w:r>
      <w:proofErr w:type="spellEnd"/>
      <w:r w:rsidR="00A437FA">
        <w:t>) than those in the pineapple juice data (-60.72 to 22.14).</w:t>
      </w:r>
      <w:r w:rsidR="003F46BD">
        <w:t xml:space="preserve"> </w:t>
      </w:r>
      <w:r w:rsidR="00120874">
        <w:t>I</w:t>
      </w:r>
      <w:r w:rsidR="00BF048A">
        <w:t xml:space="preserve">n practice, when setting out the acceptance criteria for measurement precision based on </w:t>
      </w:r>
      <w:r w:rsidR="00640C17">
        <w:t>B</w:t>
      </w:r>
      <w:r w:rsidR="005A3972">
        <w:t>land-</w:t>
      </w:r>
      <w:r w:rsidR="00640C17">
        <w:t>A</w:t>
      </w:r>
      <w:r w:rsidR="005A3972">
        <w:t>ltman analysis, one would set the acceptance criteria</w:t>
      </w:r>
      <w:r w:rsidR="00120874">
        <w:t xml:space="preserve"> (AC)</w:t>
      </w:r>
      <w:r w:rsidR="005A3972">
        <w:t xml:space="preserve"> </w:t>
      </w:r>
      <w:r w:rsidR="00640C17">
        <w:t xml:space="preserve">region larger than the </w:t>
      </w:r>
      <w:proofErr w:type="spellStart"/>
      <w:r w:rsidR="00640C17">
        <w:t>LoA</w:t>
      </w:r>
      <w:proofErr w:type="spellEnd"/>
      <w:r w:rsidR="009B4356">
        <w:t xml:space="preserve">, i.e., </w:t>
      </w:r>
      <w:r w:rsidR="00120874">
        <w:t xml:space="preserve">outside the dash lines in </w:t>
      </w:r>
      <w:r w:rsidR="00120874">
        <w:fldChar w:fldCharType="begin"/>
      </w:r>
      <w:r w:rsidR="00120874">
        <w:instrText xml:space="preserve"> REF _Ref76131728 \h </w:instrText>
      </w:r>
      <w:r w:rsidR="00120874">
        <w:fldChar w:fldCharType="separate"/>
      </w:r>
      <w:r w:rsidR="00120874">
        <w:t xml:space="preserve">Figure </w:t>
      </w:r>
      <w:r w:rsidR="00120874">
        <w:rPr>
          <w:noProof/>
        </w:rPr>
        <w:t>12</w:t>
      </w:r>
      <w:r w:rsidR="00120874">
        <w:fldChar w:fldCharType="end"/>
      </w:r>
      <w:r w:rsidR="00120874">
        <w:t xml:space="preserve"> left</w:t>
      </w:r>
      <w:r w:rsidR="00640C17">
        <w:t xml:space="preserve">. Therefore, if the </w:t>
      </w:r>
      <w:proofErr w:type="spellStart"/>
      <w:r w:rsidR="00640C17">
        <w:t>LoA</w:t>
      </w:r>
      <w:proofErr w:type="spellEnd"/>
      <w:r w:rsidR="00640C17">
        <w:t xml:space="preserve"> </w:t>
      </w:r>
      <w:r w:rsidR="00BF4A0B">
        <w:t xml:space="preserve">in LMS device performance testing cover the </w:t>
      </w:r>
      <w:proofErr w:type="spellStart"/>
      <w:r w:rsidR="00BF4A0B">
        <w:t>LoA</w:t>
      </w:r>
      <w:proofErr w:type="spellEnd"/>
      <w:r w:rsidR="00BF4A0B">
        <w:t xml:space="preserve"> in pineapple juice </w:t>
      </w:r>
      <w:r w:rsidR="00C152E6">
        <w:t xml:space="preserve">dataset, one can conclude that the </w:t>
      </w:r>
      <w:r w:rsidR="00404177" w:rsidRPr="00915100">
        <w:rPr>
          <w:b/>
          <w:bCs/>
        </w:rPr>
        <w:t>extend of the measurement bias</w:t>
      </w:r>
      <w:r w:rsidR="00404177">
        <w:t xml:space="preserve"> will be acceptable</w:t>
      </w:r>
      <w:r w:rsidR="00915100">
        <w:t>.</w:t>
      </w:r>
      <w:r w:rsidR="000A705C">
        <w:t xml:space="preserve"> This also imply that the measurement bias effect has larger impact on the precision of measurement than pineapple juice’s effect.</w:t>
      </w:r>
    </w:p>
    <w:p w14:paraId="1C5C7134" w14:textId="1FC12F65" w:rsidR="00260C7E" w:rsidRDefault="00260C7E" w:rsidP="00260C7E">
      <w:pPr>
        <w:pStyle w:val="Heading4"/>
      </w:pPr>
      <w:r>
        <w:t>PDFF Comparison on 1.5T</w:t>
      </w:r>
    </w:p>
    <w:p w14:paraId="4103DD0C" w14:textId="4C43E396" w:rsidR="008E4E2B" w:rsidRDefault="008E4E2B" w:rsidP="000A705C">
      <w:pPr>
        <w:jc w:val="both"/>
      </w:pPr>
    </w:p>
    <w:p w14:paraId="0D68AFF6" w14:textId="013CB733" w:rsidR="00A34874" w:rsidRDefault="001E781D" w:rsidP="00B13AEA">
      <w:pPr>
        <w:spacing w:line="240" w:lineRule="auto"/>
        <w:jc w:val="center"/>
      </w:pPr>
      <w:r>
        <w:rPr>
          <w:noProof/>
        </w:rPr>
        <w:drawing>
          <wp:inline distT="0" distB="0" distL="0" distR="0" wp14:anchorId="2B4DFE53" wp14:editId="1C686027">
            <wp:extent cx="4394200" cy="2746375"/>
            <wp:effectExtent l="0" t="0" r="0" b="0"/>
            <wp:docPr id="17" name="Picture 8" descr="Chart&#10;&#10;Description automatically generated with medium confiden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pic:nvPicPr>
                  <pic:blipFill>
                    <a:blip r:embed="rId28">
                      <a:extLst>
                        <a:ext uri="{FF2B5EF4-FFF2-40B4-BE49-F238E27FC236}">
                          <a16:creationI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17C775C1-5ADA-D642-8AE2-C1440287809C}"/>
                        </a:ext>
                      </a:extLst>
                    </a:blip>
                    <a:stretch>
                      <a:fillRect/>
                    </a:stretch>
                  </pic:blipFill>
                  <pic:spPr>
                    <a:xfrm>
                      <a:off x="0" y="0"/>
                      <a:ext cx="4394200" cy="2746375"/>
                    </a:xfrm>
                    <a:prstGeom prst="rect">
                      <a:avLst/>
                    </a:prstGeom>
                  </pic:spPr>
                </pic:pic>
              </a:graphicData>
            </a:graphic>
          </wp:inline>
        </w:drawing>
      </w:r>
    </w:p>
    <w:p w14:paraId="4EEF2D35" w14:textId="4B874927" w:rsidR="001E781D" w:rsidRPr="00CA606A" w:rsidRDefault="00260C7E" w:rsidP="00260C7E">
      <w:pPr>
        <w:pStyle w:val="Caption"/>
      </w:pPr>
      <w:bookmarkStart w:id="27" w:name="_Ref76132279"/>
      <w:r>
        <w:t xml:space="preserve">Figure </w:t>
      </w:r>
      <w:fldSimple w:instr=" SEQ Figure \* ARABIC ">
        <w:r>
          <w:rPr>
            <w:noProof/>
          </w:rPr>
          <w:t>13</w:t>
        </w:r>
      </w:fldSimple>
      <w:bookmarkEnd w:id="27"/>
      <w:r>
        <w:t xml:space="preserve"> </w:t>
      </w:r>
      <w:r w:rsidRPr="00B71C89">
        <w:t xml:space="preserve">Bland-Altman plot of pineapple juice PDFF values with difference (Pre-PJ values – </w:t>
      </w:r>
      <w:proofErr w:type="gramStart"/>
      <w:r w:rsidRPr="00B71C89">
        <w:t>Post-PJ</w:t>
      </w:r>
      <w:proofErr w:type="gramEnd"/>
      <w:r w:rsidRPr="00B71C89">
        <w:t xml:space="preserve"> values) plotted against mean of the PDFF values from Siemens </w:t>
      </w:r>
      <w:proofErr w:type="spellStart"/>
      <w:r w:rsidRPr="00B71C89">
        <w:t>Avantofit</w:t>
      </w:r>
      <w:proofErr w:type="spellEnd"/>
      <w:r w:rsidRPr="00B71C89">
        <w:t xml:space="preserve"> 1.5T</w:t>
      </w:r>
    </w:p>
    <w:p w14:paraId="114CDBD9" w14:textId="77777777" w:rsidR="001E781D" w:rsidRDefault="001E781D" w:rsidP="00B73033"/>
    <w:p w14:paraId="5105C114" w14:textId="722294BB" w:rsidR="001E781D" w:rsidRDefault="001E781D" w:rsidP="00B13AEA">
      <w:pPr>
        <w:jc w:val="center"/>
      </w:pPr>
      <w:r>
        <w:rPr>
          <w:noProof/>
        </w:rPr>
        <w:lastRenderedPageBreak/>
        <w:drawing>
          <wp:inline distT="0" distB="0" distL="0" distR="0" wp14:anchorId="3B7D857A" wp14:editId="28F8AD5E">
            <wp:extent cx="6645910" cy="2202180"/>
            <wp:effectExtent l="0" t="0" r="0" b="0"/>
            <wp:docPr id="18" name="Content Placeholder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4"/>
                    <pic:cNvPicPr/>
                  </pic:nvPicPr>
                  <pic:blipFill>
                    <a:blip r:embed="rId29">
                      <a:extLst>
                        <a:ext uri="{FF2B5EF4-FFF2-40B4-BE49-F238E27FC236}">
                          <a16:creationI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FCEE8C09-C0D5-FC4A-B466-F6F3B5F382AB}"/>
                        </a:ext>
                      </a:extLst>
                    </a:blip>
                    <a:srcRect t="2621"/>
                    <a:stretch>
                      <a:fillRect/>
                    </a:stretch>
                  </pic:blipFill>
                  <pic:spPr>
                    <a:xfrm>
                      <a:off x="0" y="0"/>
                      <a:ext cx="6645910" cy="2202180"/>
                    </a:xfrm>
                    <a:prstGeom prst="rect">
                      <a:avLst/>
                    </a:prstGeom>
                  </pic:spPr>
                </pic:pic>
              </a:graphicData>
            </a:graphic>
          </wp:inline>
        </w:drawing>
      </w:r>
    </w:p>
    <w:p w14:paraId="496D47E5" w14:textId="3B4649A0" w:rsidR="001E781D" w:rsidRPr="00CA606A" w:rsidRDefault="00260C7E" w:rsidP="00260C7E">
      <w:pPr>
        <w:pStyle w:val="Caption"/>
      </w:pPr>
      <w:r>
        <w:t xml:space="preserve">Figure </w:t>
      </w:r>
      <w:fldSimple w:instr=" SEQ Figure \* ARABIC ">
        <w:r>
          <w:rPr>
            <w:noProof/>
          </w:rPr>
          <w:t>14</w:t>
        </w:r>
      </w:fldSimple>
      <w:r>
        <w:t xml:space="preserve"> </w:t>
      </w:r>
      <w:r w:rsidRPr="00280188">
        <w:t xml:space="preserve">Bland-Altman plot of LMSv3 performance testing PDFF values with difference (Scan1- Scan2) plotted against mean of the PDFF values from Siemens </w:t>
      </w:r>
      <w:proofErr w:type="spellStart"/>
      <w:r w:rsidRPr="00280188">
        <w:t>Avantofit</w:t>
      </w:r>
      <w:proofErr w:type="spellEnd"/>
      <w:r w:rsidRPr="00280188">
        <w:t xml:space="preserve"> 1.5T</w:t>
      </w:r>
    </w:p>
    <w:p w14:paraId="33B0B95A" w14:textId="4583622E" w:rsidR="001E781D" w:rsidRDefault="00260C7E" w:rsidP="00260C7E">
      <w:pPr>
        <w:pStyle w:val="Heading4"/>
      </w:pPr>
      <w:r>
        <w:t>PDFF Comparison on 3T</w:t>
      </w:r>
    </w:p>
    <w:p w14:paraId="154C9CE2" w14:textId="30081832" w:rsidR="001E781D" w:rsidRDefault="001E781D" w:rsidP="00B13AEA">
      <w:pPr>
        <w:jc w:val="center"/>
      </w:pPr>
      <w:r>
        <w:rPr>
          <w:noProof/>
        </w:rPr>
        <w:drawing>
          <wp:inline distT="0" distB="0" distL="0" distR="0" wp14:anchorId="1BDDA628" wp14:editId="06E3776D">
            <wp:extent cx="4394200" cy="2746375"/>
            <wp:effectExtent l="0" t="0" r="0" b="0"/>
            <wp:docPr id="19" name="Picture 10" descr="A picture containing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pic:cNvPicPr/>
                  </pic:nvPicPr>
                  <pic:blipFill>
                    <a:blip r:embed="rId30">
                      <a:extLst>
                        <a:ext uri="{FF2B5EF4-FFF2-40B4-BE49-F238E27FC236}">
                          <a16:creationI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874C32B8-2E30-E547-8320-2AFF6A49594A}"/>
                        </a:ext>
                      </a:extLst>
                    </a:blip>
                    <a:stretch>
                      <a:fillRect/>
                    </a:stretch>
                  </pic:blipFill>
                  <pic:spPr>
                    <a:xfrm>
                      <a:off x="0" y="0"/>
                      <a:ext cx="4394200" cy="2746375"/>
                    </a:xfrm>
                    <a:prstGeom prst="rect">
                      <a:avLst/>
                    </a:prstGeom>
                  </pic:spPr>
                </pic:pic>
              </a:graphicData>
            </a:graphic>
          </wp:inline>
        </w:drawing>
      </w:r>
    </w:p>
    <w:p w14:paraId="4194F6D4" w14:textId="5A0F8244" w:rsidR="001E781D" w:rsidRPr="001E781D" w:rsidRDefault="00260C7E" w:rsidP="00260C7E">
      <w:pPr>
        <w:pStyle w:val="Caption"/>
      </w:pPr>
      <w:r>
        <w:t xml:space="preserve">Figure </w:t>
      </w:r>
      <w:fldSimple w:instr=" SEQ Figure \* ARABIC ">
        <w:r>
          <w:rPr>
            <w:noProof/>
          </w:rPr>
          <w:t>15</w:t>
        </w:r>
      </w:fldSimple>
      <w:r>
        <w:t xml:space="preserve"> </w:t>
      </w:r>
      <w:r w:rsidRPr="007160BF">
        <w:t xml:space="preserve">Bland-Altman plot of pineapple juice PDFF values with difference (Pre-PJ values – </w:t>
      </w:r>
      <w:proofErr w:type="gramStart"/>
      <w:r w:rsidRPr="007160BF">
        <w:t>Post-PJ</w:t>
      </w:r>
      <w:proofErr w:type="gramEnd"/>
      <w:r w:rsidRPr="007160BF">
        <w:t xml:space="preserve"> values) plotted against mean of the PDFF values from Siemens Prisma 3T</w:t>
      </w:r>
    </w:p>
    <w:p w14:paraId="23997E0B" w14:textId="43B025B9" w:rsidR="001E781D" w:rsidRDefault="001E781D" w:rsidP="00B73033">
      <w:r>
        <w:rPr>
          <w:noProof/>
        </w:rPr>
        <w:lastRenderedPageBreak/>
        <w:drawing>
          <wp:inline distT="0" distB="0" distL="0" distR="0" wp14:anchorId="25618F08" wp14:editId="69771E31">
            <wp:extent cx="6645910" cy="2360295"/>
            <wp:effectExtent l="0" t="0" r="0" b="1905"/>
            <wp:docPr id="20" name="Content Placeholder 4" descr="Chart, scatter chart&#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ontent Placeholder 4"/>
                    <pic:cNvPicPr/>
                  </pic:nvPicPr>
                  <pic:blipFill>
                    <a:blip r:embed="rId31">
                      <a:extLst>
                        <a:ext uri="{FF2B5EF4-FFF2-40B4-BE49-F238E27FC236}">
                          <a16:creationId xmlns:arto="http://schemas.microsoft.com/office/word/2006/arto" xmlns="" xmlns:o="urn:schemas-microsoft-com:office:office" xmlns:v="urn:schemas-microsoft-com:vml" xmlns:w10="urn:schemas-microsoft-com:office:word" xmlns:w="http://schemas.openxmlformats.org/wordprocessingml/2006/main" xmlns:a14="http://schemas.microsoft.com/office/drawing/2010/main" xmlns:a16="http://schemas.microsoft.com/office/drawing/2014/main" id="{085F4B17-BCA6-9E47-83EF-4AD5D8D9AFB5}"/>
                        </a:ext>
                      </a:extLst>
                    </a:blip>
                    <a:srcRect b="2709"/>
                    <a:stretch>
                      <a:fillRect/>
                    </a:stretch>
                  </pic:blipFill>
                  <pic:spPr>
                    <a:xfrm>
                      <a:off x="0" y="0"/>
                      <a:ext cx="6645910" cy="2360295"/>
                    </a:xfrm>
                    <a:prstGeom prst="rect">
                      <a:avLst/>
                    </a:prstGeom>
                  </pic:spPr>
                </pic:pic>
              </a:graphicData>
            </a:graphic>
          </wp:inline>
        </w:drawing>
      </w:r>
    </w:p>
    <w:p w14:paraId="2758F31C" w14:textId="3F0E23E7" w:rsidR="001E781D" w:rsidRPr="00CA606A" w:rsidRDefault="00260C7E" w:rsidP="00260C7E">
      <w:pPr>
        <w:pStyle w:val="Caption"/>
      </w:pPr>
      <w:bookmarkStart w:id="28" w:name="_Ref76132288"/>
      <w:r>
        <w:t xml:space="preserve">Figure </w:t>
      </w:r>
      <w:fldSimple w:instr=" SEQ Figure \* ARABIC ">
        <w:r>
          <w:rPr>
            <w:noProof/>
          </w:rPr>
          <w:t>16</w:t>
        </w:r>
      </w:fldSimple>
      <w:bookmarkEnd w:id="28"/>
      <w:r>
        <w:t xml:space="preserve"> </w:t>
      </w:r>
      <w:r w:rsidRPr="00923682">
        <w:t>Bland-Altman plot of LMSv3 performance testing PDFF values with difference (Scan1 -Scan2) plotted against mean of the PDFF values from Siemens Prisma 3T</w:t>
      </w:r>
    </w:p>
    <w:p w14:paraId="2EEBC189" w14:textId="1B1F94FF" w:rsidR="00276967" w:rsidRDefault="00260C7E" w:rsidP="00777765">
      <w:pPr>
        <w:jc w:val="both"/>
      </w:pPr>
      <w:r>
        <w:fldChar w:fldCharType="begin"/>
      </w:r>
      <w:r>
        <w:instrText xml:space="preserve"> REF _Ref76132279 \h </w:instrText>
      </w:r>
      <w:r>
        <w:fldChar w:fldCharType="separate"/>
      </w:r>
      <w:r>
        <w:t xml:space="preserve">Figure </w:t>
      </w:r>
      <w:r>
        <w:rPr>
          <w:noProof/>
        </w:rPr>
        <w:t>13</w:t>
      </w:r>
      <w:r>
        <w:fldChar w:fldCharType="end"/>
      </w:r>
      <w:r>
        <w:t xml:space="preserve"> </w:t>
      </w:r>
      <w:r w:rsidR="00E935FF">
        <w:t xml:space="preserve">to </w:t>
      </w:r>
      <w:r>
        <w:fldChar w:fldCharType="begin"/>
      </w:r>
      <w:r>
        <w:instrText xml:space="preserve"> REF _Ref76132288 \h </w:instrText>
      </w:r>
      <w:r>
        <w:fldChar w:fldCharType="separate"/>
      </w:r>
      <w:r>
        <w:t xml:space="preserve">Figure </w:t>
      </w:r>
      <w:r>
        <w:rPr>
          <w:noProof/>
        </w:rPr>
        <w:t>16</w:t>
      </w:r>
      <w:r>
        <w:fldChar w:fldCharType="end"/>
      </w:r>
      <w:r w:rsidR="00E935FF">
        <w:t xml:space="preserve"> show the Bland-Altman plots for PDFF quantifications on </w:t>
      </w:r>
      <w:proofErr w:type="spellStart"/>
      <w:r w:rsidR="00E935FF">
        <w:t>Avantofit</w:t>
      </w:r>
      <w:proofErr w:type="spellEnd"/>
      <w:r w:rsidR="00E935FF">
        <w:t xml:space="preserve"> 1.5 and Prisma 3T data. </w:t>
      </w:r>
      <w:r>
        <w:t>A</w:t>
      </w:r>
      <w:r w:rsidR="009F2B8C">
        <w:t>lthough the measurement bias</w:t>
      </w:r>
      <w:r w:rsidR="000D4317">
        <w:t>es</w:t>
      </w:r>
      <w:r w:rsidR="009F2B8C">
        <w:t xml:space="preserve"> </w:t>
      </w:r>
      <w:r w:rsidR="000D4317">
        <w:t>are higher in the pineapple juice datasets than those from LMSv3 performance testing data</w:t>
      </w:r>
      <w:r w:rsidR="000E30E6">
        <w:t xml:space="preserve"> for both 1.5T and 3T</w:t>
      </w:r>
      <w:r>
        <w:t xml:space="preserve"> arms</w:t>
      </w:r>
      <w:r w:rsidR="000D4317">
        <w:t>, PDFF is a metric represented in the fashion of percentage</w:t>
      </w:r>
      <w:r w:rsidR="00D2538E">
        <w:t xml:space="preserve"> and all the bias are no bigger than 1% PDFF</w:t>
      </w:r>
      <w:r w:rsidR="005D1171">
        <w:t xml:space="preserve">. </w:t>
      </w:r>
      <w:r w:rsidR="005C7037">
        <w:t xml:space="preserve">In </w:t>
      </w:r>
      <w:r w:rsidR="004462A6">
        <w:t xml:space="preserve">LMSv3 performance testing, the acceptance criteria for segmented PDFF </w:t>
      </w:r>
      <w:r w:rsidR="00810DE8">
        <w:t>were</w:t>
      </w:r>
      <w:r w:rsidR="00804A66">
        <w:t xml:space="preserve"> set out a</w:t>
      </w:r>
      <w:r w:rsidR="00E219D1">
        <w:t>s</w:t>
      </w:r>
      <w:r w:rsidR="00804A66">
        <w:t xml:space="preserve"> </w:t>
      </w:r>
      <w:r w:rsidR="00E219D1" w:rsidRPr="00E219D1">
        <w:rPr>
          <w:b/>
          <w:bCs/>
        </w:rPr>
        <w:t xml:space="preserve">Limits of agreement </w:t>
      </w:r>
      <w:r w:rsidR="00E219D1" w:rsidRPr="00E219D1">
        <w:rPr>
          <w:rFonts w:ascii="Symbol" w:eastAsia="Symbol" w:hAnsi="Symbol" w:cs="Symbol"/>
          <w:b/>
          <w:bCs/>
        </w:rPr>
        <w:t>±</w:t>
      </w:r>
      <w:r w:rsidR="004462A6" w:rsidRPr="00E219D1">
        <w:rPr>
          <w:b/>
          <w:bCs/>
        </w:rPr>
        <w:t xml:space="preserve"> </w:t>
      </w:r>
      <w:r w:rsidR="00E219D1" w:rsidRPr="00E219D1">
        <w:rPr>
          <w:b/>
          <w:bCs/>
        </w:rPr>
        <w:t>4%</w:t>
      </w:r>
      <w:r w:rsidR="00E219D1">
        <w:rPr>
          <w:b/>
          <w:bCs/>
        </w:rPr>
        <w:t>.</w:t>
      </w:r>
      <w:r w:rsidR="00E219D1">
        <w:t xml:space="preserve"> </w:t>
      </w:r>
      <w:r w:rsidR="008073F5">
        <w:t xml:space="preserve">With the bias and </w:t>
      </w:r>
      <w:proofErr w:type="spellStart"/>
      <w:r w:rsidR="008073F5">
        <w:t>LoA</w:t>
      </w:r>
      <w:proofErr w:type="spellEnd"/>
      <w:r w:rsidR="008073F5">
        <w:t xml:space="preserve"> of t</w:t>
      </w:r>
      <w:r w:rsidR="00777765">
        <w:t xml:space="preserve">he data acquired for pineapple juice effect investigation </w:t>
      </w:r>
      <w:r w:rsidR="008073F5">
        <w:t>all</w:t>
      </w:r>
      <w:r w:rsidR="00777765">
        <w:t xml:space="preserve"> fall within this criterion</w:t>
      </w:r>
      <w:r w:rsidR="008073F5">
        <w:t>,</w:t>
      </w:r>
      <w:r w:rsidR="00777765">
        <w:t xml:space="preserve"> </w:t>
      </w:r>
      <w:r w:rsidR="008073F5">
        <w:t>w</w:t>
      </w:r>
      <w:r w:rsidR="00777765">
        <w:t xml:space="preserve">e therefore do not worry about whether pineapple juice cause reporting issue on PDFF in LMS. </w:t>
      </w:r>
    </w:p>
    <w:p w14:paraId="5C4DAB89" w14:textId="3711B123" w:rsidR="002A2073" w:rsidRDefault="00C220FE" w:rsidP="0043208D">
      <w:pPr>
        <w:pStyle w:val="Heading1"/>
      </w:pPr>
      <w:bookmarkStart w:id="29" w:name="_Toc76571488"/>
      <w:r>
        <w:t>Discussion</w:t>
      </w:r>
      <w:r w:rsidR="008B658B">
        <w:t xml:space="preserve"> &amp; Future Work</w:t>
      </w:r>
      <w:bookmarkEnd w:id="29"/>
    </w:p>
    <w:p w14:paraId="09057579" w14:textId="4D17B01D" w:rsidR="0037530E" w:rsidRDefault="003F61A6" w:rsidP="003F61A6">
      <w:pPr>
        <w:jc w:val="both"/>
      </w:pPr>
      <w:r>
        <w:t>For cT1 and PDFF, t</w:t>
      </w:r>
      <w:r w:rsidR="00CC5ACA">
        <w:t xml:space="preserve">he </w:t>
      </w:r>
      <w:r w:rsidR="00CC5ACA" w:rsidRPr="009F2B8C">
        <w:t>pineapple juice</w:t>
      </w:r>
      <w:r w:rsidR="00CC5ACA">
        <w:t xml:space="preserve"> used for MRCP+ image acquisition </w:t>
      </w:r>
      <w:r w:rsidR="00CC5ACA" w:rsidRPr="009F2B8C">
        <w:t>does not affect</w:t>
      </w:r>
      <w:r>
        <w:t xml:space="preserve"> the</w:t>
      </w:r>
      <w:r w:rsidR="00CC5ACA">
        <w:t xml:space="preserve"> reporting of </w:t>
      </w:r>
      <w:r w:rsidR="00CC5ACA" w:rsidRPr="009F2B8C">
        <w:t>cT1 and PDFF</w:t>
      </w:r>
      <w:r w:rsidR="00CC5ACA">
        <w:t xml:space="preserve"> </w:t>
      </w:r>
      <w:r w:rsidR="00E76C52">
        <w:t>on</w:t>
      </w:r>
      <w:r w:rsidR="00CC5ACA">
        <w:t xml:space="preserve"> </w:t>
      </w:r>
      <w:proofErr w:type="spellStart"/>
      <w:r w:rsidR="00CC5ACA">
        <w:t>LiverMultiScan</w:t>
      </w:r>
      <w:proofErr w:type="spellEnd"/>
      <w:r w:rsidR="00CC5ACA">
        <w:t xml:space="preserve">. </w:t>
      </w:r>
      <w:r w:rsidR="0037530E">
        <w:t xml:space="preserve">Strictly speaking, the values of cT1 and PDFF obtained from pineapple juice data should be transformed to log-space due the data were not normally distributed. However, for better comparison with the performance testing data, we did not conduct the transformation and back-transformation. </w:t>
      </w:r>
      <w:r w:rsidR="002474B4">
        <w:t>The</w:t>
      </w:r>
      <w:r w:rsidR="0037530E">
        <w:t xml:space="preserve"> observation with the acquired Bland-Altman plots showed that there is </w:t>
      </w:r>
      <w:r w:rsidR="002474B4">
        <w:t>no</w:t>
      </w:r>
      <w:r w:rsidR="0037530E">
        <w:t xml:space="preserve"> proportional relationship between the differences and mean of the measurements</w:t>
      </w:r>
      <w:del w:id="30" w:author="Yi-Chun Wang" w:date="2021-07-07T17:22:00Z">
        <w:r w:rsidR="0037530E" w:rsidDel="0030727C">
          <w:delText xml:space="preserve">. </w:delText>
        </w:r>
        <w:commentRangeStart w:id="31"/>
        <w:commentRangeStart w:id="32"/>
        <w:r w:rsidR="0037530E" w:rsidDel="0030727C">
          <w:delText>The variance does not increase when the increasing mean</w:delText>
        </w:r>
        <w:r w:rsidR="008D2495" w:rsidDel="0030727C">
          <w:delText xml:space="preserve"> </w:delText>
        </w:r>
        <w:commentRangeEnd w:id="31"/>
        <w:r w:rsidR="00183BB5" w:rsidDel="0030727C">
          <w:rPr>
            <w:rStyle w:val="CommentReference"/>
          </w:rPr>
          <w:commentReference w:id="31"/>
        </w:r>
      </w:del>
      <w:commentRangeEnd w:id="32"/>
      <w:r w:rsidR="00B03C63">
        <w:rPr>
          <w:rStyle w:val="CommentReference"/>
        </w:rPr>
        <w:commentReference w:id="32"/>
      </w:r>
      <w:r w:rsidR="008D2495">
        <w:fldChar w:fldCharType="begin"/>
      </w:r>
      <w:r w:rsidR="00843C3B">
        <w:instrText xml:space="preserve"> ADDIN ZOTERO_ITEM CSL_CITATION {"citationID":"ZyX731SQ","properties":{"formattedCitation":"[3]","plainCitation":"[3]","noteIndex":0},"citationItems":[{"id":265,"uris":["http://zotero.org/users/6491462/items/XJBB7GIG"],"uri":["http://zotero.org/users/6491462/items/XJBB7GIG"],"itemData":{"id":265,"type":"article-journal","abstract":"In clinical measurement comparison of a new measurement technique with an established one is often needed to see whether they agree sufficiently for the new to replace the old. Such investigations are often analysed inappropriately, notably by using correlation coefficients. The use of correlation is misleading. An alternative approach, based on graphical techniques and simple calculations, is described, together with the relation between this analysis and the assessment of repeatability.","container-title":"Lancet (London, England)","ISSN":"0140-6736","issue":"8476","journalAbbreviation":"Lancet","language":"eng","note":"PMID: 2868172","page":"307-310","source":"PubMed","title":"Statistical methods for assessing agreement between two methods of clinical measurement","volume":"1","author":[{"family":"Bland","given":"J. M."},{"family":"Altman","given":"D. G."}],"issued":{"date-parts":[["1986",2,8]]}}}],"schema":"https://github.com/citation-style-language/schema/raw/master/csl-citation.json"} </w:instrText>
      </w:r>
      <w:r w:rsidR="008D2495">
        <w:fldChar w:fldCharType="separate"/>
      </w:r>
      <w:r w:rsidR="00843C3B">
        <w:rPr>
          <w:noProof/>
        </w:rPr>
        <w:t>[3]</w:t>
      </w:r>
      <w:r w:rsidR="008D2495">
        <w:fldChar w:fldCharType="end"/>
      </w:r>
      <w:r w:rsidR="0037530E">
        <w:t>.</w:t>
      </w:r>
    </w:p>
    <w:p w14:paraId="699FB1D5" w14:textId="6195DA3F" w:rsidR="008E4E2B" w:rsidRDefault="003F61A6" w:rsidP="003F61A6">
      <w:pPr>
        <w:jc w:val="both"/>
      </w:pPr>
      <w:r>
        <w:t>The comparison of T2* and iron between the pineapple juice datasets and LMS v3 performance testing results was not conducted because during LMS v3, we reported ROI T2* values but not segmented T2* values and we did not directly report iron. However, Figure 7 and Figure 8 show</w:t>
      </w:r>
      <w:r w:rsidR="00E76C52">
        <w:t>ed no</w:t>
      </w:r>
      <w:r>
        <w:t xml:space="preserve"> difference after pineapple juice ingestion on </w:t>
      </w:r>
      <w:r w:rsidR="00E76C52">
        <w:t xml:space="preserve">segmented </w:t>
      </w:r>
      <w:r>
        <w:t xml:space="preserve">iron. These </w:t>
      </w:r>
      <w:r w:rsidR="0037653D">
        <w:t>observations</w:t>
      </w:r>
      <w:r>
        <w:t xml:space="preserve"> allow us enough confidence to flexibly change order in the image acquisition protocol for future studies.</w:t>
      </w:r>
    </w:p>
    <w:p w14:paraId="72377A8E" w14:textId="40E49E9A" w:rsidR="003E1D63" w:rsidRDefault="008635E6" w:rsidP="003F61A6">
      <w:pPr>
        <w:jc w:val="both"/>
      </w:pPr>
      <w:r>
        <w:t>There are some f</w:t>
      </w:r>
      <w:r w:rsidR="003F61A6">
        <w:t xml:space="preserve">uture </w:t>
      </w:r>
      <w:r w:rsidR="00303C98">
        <w:t>experiments</w:t>
      </w:r>
      <w:r>
        <w:t xml:space="preserve"> can be conducted to further validate </w:t>
      </w:r>
      <w:r w:rsidR="00303C98">
        <w:t>the conclusion of this analysis report</w:t>
      </w:r>
      <w:r w:rsidR="006B69D2">
        <w:t>.</w:t>
      </w:r>
      <w:r w:rsidR="0047115A">
        <w:t xml:space="preserve"> </w:t>
      </w:r>
      <w:r w:rsidR="00917A5D">
        <w:t xml:space="preserve">A bigger sample size and choose of appropriate statistical test is also suggested to be determined. </w:t>
      </w:r>
    </w:p>
    <w:p w14:paraId="14437083" w14:textId="5BDC37F2" w:rsidR="00700864" w:rsidRDefault="00700864" w:rsidP="008B658B">
      <w:pPr>
        <w:pStyle w:val="Heading3"/>
      </w:pPr>
      <w:bookmarkStart w:id="34" w:name="_Toc76571489"/>
      <w:r>
        <w:lastRenderedPageBreak/>
        <w:t xml:space="preserve">Impact from </w:t>
      </w:r>
      <w:r w:rsidR="00FB5FC8">
        <w:t>V</w:t>
      </w:r>
      <w:r>
        <w:t xml:space="preserve">arious </w:t>
      </w:r>
      <w:r w:rsidR="00FB5FC8">
        <w:t>N</w:t>
      </w:r>
      <w:r>
        <w:t xml:space="preserve">utrients other than </w:t>
      </w:r>
      <w:r w:rsidR="00FB5FC8">
        <w:t>M</w:t>
      </w:r>
      <w:r>
        <w:t>anganese</w:t>
      </w:r>
      <w:bookmarkEnd w:id="34"/>
    </w:p>
    <w:p w14:paraId="7A3FFB06" w14:textId="77777777" w:rsidR="00700864" w:rsidRDefault="00700864" w:rsidP="00700864">
      <w:pPr>
        <w:jc w:val="both"/>
      </w:pPr>
      <w:r>
        <w:t xml:space="preserve">The element of focus for the current analysis is manganese. Research done by </w:t>
      </w:r>
      <w:proofErr w:type="spellStart"/>
      <w:r>
        <w:t>Hiraishi</w:t>
      </w:r>
      <w:proofErr w:type="spellEnd"/>
      <w:r>
        <w:t xml:space="preserve"> et al. showed that </w:t>
      </w:r>
      <w:r w:rsidRPr="00B546C0">
        <w:t>manganese from orally administered fruit juices are poorly absorbed and do not significantly elevate serum concentrations</w:t>
      </w:r>
      <w:r>
        <w:t xml:space="preserve"> up until 6 hours after pineapple juice ingestion </w:t>
      </w:r>
      <w:r>
        <w:fldChar w:fldCharType="begin"/>
      </w:r>
      <w:r>
        <w:instrText xml:space="preserve"> ADDIN ZOTERO_ITEM CSL_CITATION {"citationID":"oEnCOUsQ","properties":{"formattedCitation":"[4]","plainCitation":"[4]","noteIndex":0},"citationItems":[{"id":991,"uris":["http://zotero.org/users/6491462/items/BGUNQW6U"],"uri":["http://zotero.org/users/6491462/items/BGUNQW6U"],"itemData":{"id":991,"type":"article-journal","abstract":"PURPOSE: To evaluate the use of blueberry juice as an oral contrast agent in magnetic resonance (MR) imaging. MATERIALS AND METHODS: MR imaging of phantoms of blueberry juice and of manganese chloride solutions with different manganese concentrations were conducted. Patient trials were conducted to evaluate manganese blood levels and signal intensity changes on MR images of the abdomen. T1- and T2-weighted conventional spin-echo MR imaging was performed at various field strengths. Six radiologists graded image contrast; signal intensities were calculated. RESULTS: T1 and T2 relaxation curves for blueberry juice and manganese chloride showed similar signal intensity profiles as a function of manganese concentration. Blood concentrations of manganese were unchanged before and after an oral dose of blueberry juice that contained 18 mg of manganese. The results of patient studies indicated that the optimal oral dose of manganese in blueberry juice was 3-4 mg/dL. T1 and T2 shortening were apparent at field strengths of 0.2-1.5 T. CONCLUSION: At appropriate concentrations, blueberry juice has the potential to be an effective oral contrast agent for MR imaging.","container-title":"Radiology","DOI":"10.1148/radiology.194.1.7997537","ISSN":"0033-8419","issue":"1","journalAbbreviation":"Radiology","note":"publisher: Radiological Society of North America","page":"119-123","source":"pubs.rsna.org (Atypon)","title":"Blueberry juice: preliminary evaluation as an oral contrast agent in gastrointestinal MR imaging.","title-short":"Blueberry juice","volume":"194","author":[{"family":"Hiraishi","given":"K"},{"family":"Narabayashi","given":"I"},{"family":"Fujita","given":"O"},{"family":"Yamamoto","given":"K"},{"family":"Sagami","given":"A"},{"family":"Hisada","given":"Y"},{"family":"Saika","given":"Y"},{"family":"Adachi","given":"I"},{"family":"Hasegawa","given":"H"}],"issued":{"date-parts":[["1995",1,1]]}}}],"schema":"https://github.com/citation-style-language/schema/raw/master/csl-citation.json"} </w:instrText>
      </w:r>
      <w:r>
        <w:fldChar w:fldCharType="separate"/>
      </w:r>
      <w:r>
        <w:rPr>
          <w:noProof/>
        </w:rPr>
        <w:t>[4]</w:t>
      </w:r>
      <w:r>
        <w:fldChar w:fldCharType="end"/>
      </w:r>
      <w:r w:rsidRPr="00B546C0">
        <w:t>.</w:t>
      </w:r>
      <w:r w:rsidRPr="006D760E">
        <w:t xml:space="preserve"> </w:t>
      </w:r>
      <w:r>
        <w:t xml:space="preserve">The time interval from the moment before pineapple juice administration to image acquisition is roughly up to 20 min. The effect of manganese on the biomarkers are therefore neglectable. </w:t>
      </w:r>
    </w:p>
    <w:p w14:paraId="3A2D4D94" w14:textId="13115254" w:rsidR="00700864" w:rsidRDefault="00700864" w:rsidP="003F61A6">
      <w:pPr>
        <w:jc w:val="both"/>
      </w:pPr>
      <w:r>
        <w:t xml:space="preserve">According to United State Department of Agriculture, a </w:t>
      </w:r>
      <w:r w:rsidR="007C44FD">
        <w:t xml:space="preserve">bottle of </w:t>
      </w:r>
      <w:r w:rsidR="007912EC">
        <w:t xml:space="preserve">100 </w:t>
      </w:r>
      <w:r w:rsidR="007C44FD">
        <w:t xml:space="preserve">ml </w:t>
      </w:r>
      <w:r>
        <w:t xml:space="preserve">unsweetened pineapple juice contains nutrients such as fat (0.08 g), sugar (14.5 g), dietary fibre (0.8 g), protein (0.42 g), and minerals including Calcium (14mg), Copper (0.09 mg), </w:t>
      </w:r>
      <w:r w:rsidRPr="007912EC">
        <w:rPr>
          <w:b/>
          <w:bCs/>
        </w:rPr>
        <w:t>Iron (0.28 mg),</w:t>
      </w:r>
      <w:r>
        <w:t xml:space="preserve"> Magnesium (14mg), </w:t>
      </w:r>
      <w:r w:rsidRPr="007912EC">
        <w:rPr>
          <w:b/>
          <w:bCs/>
        </w:rPr>
        <w:t>Manganese (1.12 mg</w:t>
      </w:r>
      <w:r>
        <w:t>), Phosphorus (6 mg), Potassium (122 mg),</w:t>
      </w:r>
      <w:r w:rsidRPr="000C755B">
        <w:t xml:space="preserve"> </w:t>
      </w:r>
      <w:r>
        <w:t xml:space="preserve">Sodium (1mg), and Zinc (0.01 mg) </w:t>
      </w:r>
      <w:r>
        <w:fldChar w:fldCharType="begin"/>
      </w:r>
      <w:r w:rsidR="00843C3B">
        <w:instrText xml:space="preserve"> ADDIN ZOTERO_ITEM CSL_CITATION {"citationID":"cdgCy7xn","properties":{"formattedCitation":"[5]","plainCitation":"[5]","noteIndex":0},"citationItems":[{"id":1009,"uris":["http://zotero.org/users/6491462/items/TIQQPP67"],"uri":["http://zotero.org/users/6491462/items/TIQQPP67"],"itemData":{"id":1009,"type":"webpage","title":"FoodData Central","URL":"https://fdc.nal.usda.gov/","accessed":{"date-parts":[["2021",5,28]]}}}],"schema":"https://github.com/citation-style-language/schema/raw/master/csl-citation.json"} </w:instrText>
      </w:r>
      <w:r>
        <w:fldChar w:fldCharType="separate"/>
      </w:r>
      <w:r w:rsidR="00843C3B">
        <w:rPr>
          <w:noProof/>
        </w:rPr>
        <w:t>[5]</w:t>
      </w:r>
      <w:r>
        <w:fldChar w:fldCharType="end"/>
      </w:r>
      <w:r>
        <w:t xml:space="preserve">. To work out exactly which element cause T1 and T2 relaxation times change in the patients’ liver requires extensive understanding of </w:t>
      </w:r>
      <w:r w:rsidR="00B11EC9">
        <w:t>magnetic properties of minerals and expertise in nutri</w:t>
      </w:r>
      <w:r w:rsidR="007912EC">
        <w:t>tion</w:t>
      </w:r>
      <w:r>
        <w:t xml:space="preserve"> absorption and pharmacodynamics. </w:t>
      </w:r>
    </w:p>
    <w:p w14:paraId="5EE70CDE" w14:textId="32D70DEA" w:rsidR="007A214E" w:rsidDel="00255A66" w:rsidRDefault="007A214E" w:rsidP="008B658B">
      <w:pPr>
        <w:pStyle w:val="Heading3"/>
        <w:rPr>
          <w:del w:id="35" w:author="Yi-Chun Wang" w:date="2021-07-07T17:23:00Z"/>
        </w:rPr>
      </w:pPr>
      <w:commentRangeStart w:id="36"/>
      <w:commentRangeStart w:id="37"/>
      <w:del w:id="38" w:author="Yi-Chun Wang" w:date="2021-07-07T17:23:00Z">
        <w:r w:rsidDel="00255A66">
          <w:delText xml:space="preserve">Direct </w:delText>
        </w:r>
        <w:r w:rsidR="00FB5FC8" w:rsidDel="00255A66">
          <w:delText>C</w:delText>
        </w:r>
        <w:r w:rsidDel="00255A66">
          <w:delText xml:space="preserve">omparison of </w:delText>
        </w:r>
        <w:r w:rsidR="00FB5FC8" w:rsidDel="00255A66">
          <w:delText>I</w:delText>
        </w:r>
        <w:r w:rsidDel="00255A66">
          <w:delText xml:space="preserve">ron </w:delText>
        </w:r>
        <w:r w:rsidR="00FB5FC8" w:rsidDel="00255A66">
          <w:delText>V</w:delText>
        </w:r>
        <w:r w:rsidDel="00255A66">
          <w:delText>alues</w:delText>
        </w:r>
      </w:del>
    </w:p>
    <w:p w14:paraId="59EBC1A7" w14:textId="703CD9C4" w:rsidR="00B83B24" w:rsidDel="00255A66" w:rsidRDefault="007912EC" w:rsidP="003F61A6">
      <w:pPr>
        <w:jc w:val="both"/>
        <w:rPr>
          <w:del w:id="39" w:author="Yi-Chun Wang" w:date="2021-07-07T17:23:00Z"/>
        </w:rPr>
      </w:pPr>
      <w:del w:id="40" w:author="Yi-Chun Wang" w:date="2021-07-07T17:23:00Z">
        <w:r w:rsidDel="00255A66">
          <w:delText>Furthermore, the direct impact of iron in pineapple juice deserves a closer look</w:delText>
        </w:r>
        <w:r w:rsidR="00736315" w:rsidDel="00255A66">
          <w:delText>.</w:delText>
        </w:r>
        <w:r w:rsidDel="00255A66">
          <w:delText xml:space="preserve"> </w:delText>
        </w:r>
        <w:r w:rsidR="00F7470C" w:rsidDel="00255A66">
          <w:delText xml:space="preserve">cT1, stands for corrected T1, is the biomarker </w:delText>
        </w:r>
        <w:r w:rsidR="00B83B24" w:rsidDel="00255A66">
          <w:delText xml:space="preserve">derived from a mathematical equation for iron correction. </w:delText>
        </w:r>
      </w:del>
    </w:p>
    <w:p w14:paraId="5287C389" w14:textId="3700EE58" w:rsidR="007C44FD" w:rsidDel="00255A66" w:rsidRDefault="003F61A6" w:rsidP="003F61A6">
      <w:pPr>
        <w:jc w:val="both"/>
        <w:rPr>
          <w:del w:id="41" w:author="Yi-Chun Wang" w:date="2021-07-07T17:23:00Z"/>
        </w:rPr>
      </w:pPr>
      <w:del w:id="42" w:author="Yi-Chun Wang" w:date="2021-07-07T17:23:00Z">
        <w:r w:rsidDel="00255A66">
          <w:delText>LMS v5’s development of direct reporting iron quantification</w:delText>
        </w:r>
        <w:r w:rsidR="000870C8" w:rsidDel="00255A66">
          <w:delText xml:space="preserve"> and subsequent</w:delText>
        </w:r>
        <w:r w:rsidDel="00255A66">
          <w:delText xml:space="preserve"> </w:delText>
        </w:r>
        <w:r w:rsidR="000870C8" w:rsidDel="00255A66">
          <w:delText xml:space="preserve">acceptance criteria for </w:delText>
        </w:r>
        <w:r w:rsidR="005E637C" w:rsidDel="00255A66">
          <w:delText xml:space="preserve">measurement’s </w:delText>
        </w:r>
        <w:r w:rsidR="000870C8" w:rsidDel="00255A66">
          <w:delText xml:space="preserve">precision </w:delText>
        </w:r>
        <w:r w:rsidR="007C44FD" w:rsidDel="00255A66">
          <w:delText>will be valuable</w:delText>
        </w:r>
        <w:r w:rsidR="00433CDB" w:rsidDel="00255A66">
          <w:delText xml:space="preserve"> for this matter.</w:delText>
        </w:r>
        <w:r w:rsidR="00D7515E" w:rsidDel="00255A66">
          <w:delText xml:space="preserve"> Organising native T1 and T2* relaxation information from the pineapple juice dataset is also essential.  </w:delText>
        </w:r>
        <w:commentRangeEnd w:id="36"/>
        <w:r w:rsidR="00183BB5" w:rsidDel="00255A66">
          <w:rPr>
            <w:rStyle w:val="CommentReference"/>
          </w:rPr>
          <w:commentReference w:id="36"/>
        </w:r>
      </w:del>
      <w:bookmarkStart w:id="43" w:name="_Toc76571490"/>
      <w:commentRangeEnd w:id="37"/>
      <w:r w:rsidR="00B03C63">
        <w:rPr>
          <w:rStyle w:val="CommentReference"/>
        </w:rPr>
        <w:commentReference w:id="37"/>
      </w:r>
      <w:bookmarkEnd w:id="43"/>
    </w:p>
    <w:p w14:paraId="6D2A23E6" w14:textId="5D7DC0B4" w:rsidR="007A214E" w:rsidRDefault="007A214E" w:rsidP="008B658B">
      <w:pPr>
        <w:pStyle w:val="Heading3"/>
      </w:pPr>
      <w:bookmarkStart w:id="44" w:name="_Toc76571491"/>
      <w:r>
        <w:t xml:space="preserve">Impact of </w:t>
      </w:r>
      <w:r w:rsidR="00FB5FC8">
        <w:t>H</w:t>
      </w:r>
      <w:r>
        <w:t>ydration</w:t>
      </w:r>
      <w:bookmarkEnd w:id="44"/>
    </w:p>
    <w:p w14:paraId="4082FDAE" w14:textId="09055E95" w:rsidR="005C28A4" w:rsidRDefault="00D7515E" w:rsidP="00901612">
      <w:pPr>
        <w:jc w:val="both"/>
      </w:pPr>
      <w:r>
        <w:t>The fluctuation of T1 and T2 relaxation times can be due to pure hydration</w:t>
      </w:r>
      <w:r w:rsidR="008F0AFD">
        <w:t xml:space="preserve">. In this case, designing </w:t>
      </w:r>
      <w:r w:rsidR="00CC0300">
        <w:t xml:space="preserve">in-vivo </w:t>
      </w:r>
      <w:r w:rsidR="008F0AFD">
        <w:t xml:space="preserve">experiment with </w:t>
      </w:r>
      <w:r w:rsidR="00CC0300">
        <w:t xml:space="preserve">fluids having </w:t>
      </w:r>
      <w:r w:rsidR="008F0AFD">
        <w:t xml:space="preserve">various </w:t>
      </w:r>
      <w:r w:rsidR="00CC0300">
        <w:t xml:space="preserve">viscosity </w:t>
      </w:r>
      <w:r w:rsidR="00AD1B75">
        <w:t>will be essential</w:t>
      </w:r>
      <w:r w:rsidR="008B658B">
        <w:t>.</w:t>
      </w:r>
    </w:p>
    <w:p w14:paraId="39157ADE" w14:textId="30FD2EC6" w:rsidR="00060FAB" w:rsidRDefault="00860C97" w:rsidP="00060FAB">
      <w:pPr>
        <w:pStyle w:val="Heading1"/>
      </w:pPr>
      <w:bookmarkStart w:id="45" w:name="_Toc76571492"/>
      <w:r>
        <w:t>Conclusions</w:t>
      </w:r>
      <w:bookmarkEnd w:id="45"/>
      <w:r w:rsidR="00060FAB">
        <w:tab/>
      </w:r>
    </w:p>
    <w:p w14:paraId="7BB0B989" w14:textId="27364BCE" w:rsidR="001B55BD" w:rsidRDefault="001B55BD" w:rsidP="001B55BD">
      <w:pPr>
        <w:jc w:val="both"/>
      </w:pPr>
      <w:r>
        <w:t>It can be concluded that t</w:t>
      </w:r>
      <w:r w:rsidRPr="009F2B8C">
        <w:t>he pineapple juice</w:t>
      </w:r>
      <w:r>
        <w:t xml:space="preserve"> used for MRCP+ image acquisition </w:t>
      </w:r>
      <w:r w:rsidRPr="009F2B8C">
        <w:t xml:space="preserve">does not affect </w:t>
      </w:r>
      <w:r>
        <w:t xml:space="preserve">Perspectum’s reporting of </w:t>
      </w:r>
      <w:r w:rsidRPr="009F2B8C">
        <w:t>cT1 and PDFF</w:t>
      </w:r>
      <w:r>
        <w:t xml:space="preserve"> for </w:t>
      </w:r>
      <w:proofErr w:type="spellStart"/>
      <w:r>
        <w:t>LiverMultiScan</w:t>
      </w:r>
      <w:proofErr w:type="spellEnd"/>
      <w:r w:rsidR="00CA275A">
        <w:t>.</w:t>
      </w:r>
      <w:r w:rsidR="008248AB">
        <w:t xml:space="preserve"> </w:t>
      </w:r>
      <w:r w:rsidR="00CA275A">
        <w:t>T</w:t>
      </w:r>
      <w:r w:rsidR="008248AB">
        <w:t>he difference</w:t>
      </w:r>
      <w:r w:rsidR="00CA275A">
        <w:t>s</w:t>
      </w:r>
      <w:r w:rsidR="008248AB">
        <w:t xml:space="preserve"> </w:t>
      </w:r>
      <w:r w:rsidR="00CA275A">
        <w:t>are</w:t>
      </w:r>
      <w:r w:rsidR="008248AB">
        <w:t xml:space="preserve"> not statistically </w:t>
      </w:r>
      <w:r w:rsidR="00CA275A">
        <w:t xml:space="preserve">significant, and the differences are within the measurement bias </w:t>
      </w:r>
      <w:r w:rsidR="007F4C9C">
        <w:t>acceptance criteria.</w:t>
      </w:r>
    </w:p>
    <w:p w14:paraId="284344BB" w14:textId="77777777" w:rsidR="00624BE4" w:rsidRDefault="00624BE4" w:rsidP="001B55BD">
      <w:pPr>
        <w:jc w:val="both"/>
      </w:pPr>
    </w:p>
    <w:p w14:paraId="3F848B32" w14:textId="77777777" w:rsidR="00624BE4" w:rsidRDefault="00624BE4" w:rsidP="00624BE4">
      <w:pPr>
        <w:pStyle w:val="Heading1"/>
      </w:pPr>
      <w:bookmarkStart w:id="46" w:name="_Toc76571493"/>
      <w:r>
        <w:t>Reference</w:t>
      </w:r>
      <w:bookmarkEnd w:id="46"/>
    </w:p>
    <w:p w14:paraId="00E2310F" w14:textId="77777777" w:rsidR="00624BE4" w:rsidRDefault="00624BE4" w:rsidP="00624BE4">
      <w:pPr>
        <w:rPr>
          <w:rFonts w:cs="Calibri Light"/>
          <w:color w:val="808080"/>
        </w:rPr>
      </w:pPr>
    </w:p>
    <w:p w14:paraId="055B1CB6" w14:textId="77777777" w:rsidR="00C07D91" w:rsidRPr="00C07D91" w:rsidRDefault="00C07D91" w:rsidP="00C07D91">
      <w:pPr>
        <w:pStyle w:val="Bibliography"/>
        <w:rPr>
          <w:rFonts w:cs="Calibri Light"/>
          <w:color w:val="808080"/>
        </w:rPr>
      </w:pPr>
      <w:r>
        <w:fldChar w:fldCharType="begin"/>
      </w:r>
      <w:r>
        <w:instrText xml:space="preserve"> ADDIN ZOTERO_BIBL {"uncited":[],"omitted":[],"custom":[]} CSL_BIBLIOGRAPHY </w:instrText>
      </w:r>
      <w:r>
        <w:fldChar w:fldCharType="separate"/>
      </w:r>
      <w:r w:rsidRPr="00C07D91">
        <w:rPr>
          <w:rFonts w:cs="Calibri Light"/>
          <w:color w:val="808080"/>
        </w:rPr>
        <w:t>[1]</w:t>
      </w:r>
      <w:r w:rsidRPr="00C07D91">
        <w:rPr>
          <w:rFonts w:cs="Calibri Light"/>
          <w:color w:val="808080"/>
        </w:rPr>
        <w:tab/>
        <w:t xml:space="preserve">R. D. Riordan, M. Khonsari, J. Jeffries, G. F. Maskell, and P. G. Cook, ‘Pineapple juice as a negative oral contrast agent in magnetic resonance cholangiopancreatography: a preliminary evaluation’, </w:t>
      </w:r>
      <w:r w:rsidRPr="00C07D91">
        <w:rPr>
          <w:rFonts w:cs="Calibri Light"/>
          <w:i/>
          <w:iCs/>
          <w:color w:val="808080"/>
        </w:rPr>
        <w:t>Br. J. Radiol.</w:t>
      </w:r>
      <w:r w:rsidRPr="00C07D91">
        <w:rPr>
          <w:rFonts w:cs="Calibri Light"/>
          <w:color w:val="808080"/>
        </w:rPr>
        <w:t>, vol. 77, no. 924, pp. 991–999, Dec. 2004, doi: 10.1259/bjr/36674326.</w:t>
      </w:r>
    </w:p>
    <w:p w14:paraId="13691723" w14:textId="77777777" w:rsidR="00C07D91" w:rsidRPr="00C07D91" w:rsidRDefault="00C07D91" w:rsidP="00C07D91">
      <w:pPr>
        <w:pStyle w:val="Bibliography"/>
        <w:rPr>
          <w:rFonts w:cs="Calibri Light"/>
          <w:color w:val="808080"/>
        </w:rPr>
      </w:pPr>
      <w:r w:rsidRPr="00C07D91">
        <w:rPr>
          <w:rFonts w:cs="Calibri Light"/>
          <w:color w:val="808080"/>
        </w:rPr>
        <w:t>[2]</w:t>
      </w:r>
      <w:r w:rsidRPr="00C07D91">
        <w:rPr>
          <w:rFonts w:cs="Calibri Light"/>
          <w:color w:val="808080"/>
        </w:rPr>
        <w:tab/>
        <w:t xml:space="preserve">S. Mohabir, R. D. Pitcher, R. Perumal, and M. D. M. Goodier, ‘The efficacy of pineapple juice as a negative oral contrast agent in magnetic resonance cholangiopancreatography’, </w:t>
      </w:r>
      <w:r w:rsidRPr="00C07D91">
        <w:rPr>
          <w:rFonts w:cs="Calibri Light"/>
          <w:i/>
          <w:iCs/>
          <w:color w:val="808080"/>
        </w:rPr>
        <w:t>SA J. Radiol.</w:t>
      </w:r>
      <w:r w:rsidRPr="00C07D91">
        <w:rPr>
          <w:rFonts w:cs="Calibri Light"/>
          <w:color w:val="808080"/>
        </w:rPr>
        <w:t>, vol. 24, no. 1, Jul. 2020, doi: 10.4102/sajr.v24i1.1875.</w:t>
      </w:r>
    </w:p>
    <w:p w14:paraId="41A959D8" w14:textId="77777777" w:rsidR="00C07D91" w:rsidRPr="00C07D91" w:rsidRDefault="00C07D91" w:rsidP="00C07D91">
      <w:pPr>
        <w:pStyle w:val="Bibliography"/>
        <w:rPr>
          <w:rFonts w:cs="Calibri Light"/>
          <w:color w:val="808080"/>
        </w:rPr>
      </w:pPr>
      <w:r w:rsidRPr="00C07D91">
        <w:rPr>
          <w:rFonts w:cs="Calibri Light"/>
          <w:color w:val="808080"/>
        </w:rPr>
        <w:t>[3]</w:t>
      </w:r>
      <w:r w:rsidRPr="00C07D91">
        <w:rPr>
          <w:rFonts w:cs="Calibri Light"/>
          <w:color w:val="808080"/>
        </w:rPr>
        <w:tab/>
        <w:t xml:space="preserve">J. M. Bland and D. G. Altman, ‘Statistical methods for assessing agreement between two methods of clinical measurement’, </w:t>
      </w:r>
      <w:r w:rsidRPr="00C07D91">
        <w:rPr>
          <w:rFonts w:cs="Calibri Light"/>
          <w:i/>
          <w:iCs/>
          <w:color w:val="808080"/>
        </w:rPr>
        <w:t>Lancet Lond. Engl.</w:t>
      </w:r>
      <w:r w:rsidRPr="00C07D91">
        <w:rPr>
          <w:rFonts w:cs="Calibri Light"/>
          <w:color w:val="808080"/>
        </w:rPr>
        <w:t>, vol. 1, no. 8476, pp. 307–310, Feb. 1986.</w:t>
      </w:r>
    </w:p>
    <w:p w14:paraId="18E890A5" w14:textId="77777777" w:rsidR="00C07D91" w:rsidRPr="00C07D91" w:rsidRDefault="00C07D91" w:rsidP="00C07D91">
      <w:pPr>
        <w:pStyle w:val="Bibliography"/>
        <w:rPr>
          <w:rFonts w:cs="Calibri Light"/>
          <w:color w:val="808080"/>
        </w:rPr>
      </w:pPr>
      <w:r w:rsidRPr="00C07D91">
        <w:rPr>
          <w:rFonts w:cs="Calibri Light"/>
          <w:color w:val="808080"/>
        </w:rPr>
        <w:t>[4]</w:t>
      </w:r>
      <w:r w:rsidRPr="00C07D91">
        <w:rPr>
          <w:rFonts w:cs="Calibri Light"/>
          <w:color w:val="808080"/>
        </w:rPr>
        <w:tab/>
        <w:t xml:space="preserve">K. Hiraishi </w:t>
      </w:r>
      <w:r w:rsidRPr="00C07D91">
        <w:rPr>
          <w:rFonts w:cs="Calibri Light"/>
          <w:i/>
          <w:iCs/>
          <w:color w:val="808080"/>
        </w:rPr>
        <w:t>et al.</w:t>
      </w:r>
      <w:r w:rsidRPr="00C07D91">
        <w:rPr>
          <w:rFonts w:cs="Calibri Light"/>
          <w:color w:val="808080"/>
        </w:rPr>
        <w:t xml:space="preserve">, ‘Blueberry juice: preliminary evaluation as an oral contrast agent in gastrointestinal MR imaging.’, </w:t>
      </w:r>
      <w:r w:rsidRPr="00C07D91">
        <w:rPr>
          <w:rFonts w:cs="Calibri Light"/>
          <w:i/>
          <w:iCs/>
          <w:color w:val="808080"/>
        </w:rPr>
        <w:t>Radiology</w:t>
      </w:r>
      <w:r w:rsidRPr="00C07D91">
        <w:rPr>
          <w:rFonts w:cs="Calibri Light"/>
          <w:color w:val="808080"/>
        </w:rPr>
        <w:t>, vol. 194, no. 1, pp. 119–123, Jan. 1995, doi: 10.1148/radiology.194.1.7997537.</w:t>
      </w:r>
    </w:p>
    <w:p w14:paraId="2D01CB94" w14:textId="77777777" w:rsidR="00C07D91" w:rsidRPr="00C07D91" w:rsidRDefault="00C07D91" w:rsidP="00C07D91">
      <w:pPr>
        <w:pStyle w:val="Bibliography"/>
        <w:rPr>
          <w:rFonts w:cs="Calibri Light"/>
          <w:color w:val="808080"/>
        </w:rPr>
      </w:pPr>
      <w:r w:rsidRPr="00C07D91">
        <w:rPr>
          <w:rFonts w:cs="Calibri Light"/>
          <w:color w:val="808080"/>
        </w:rPr>
        <w:t>[5]</w:t>
      </w:r>
      <w:r w:rsidRPr="00C07D91">
        <w:rPr>
          <w:rFonts w:cs="Calibri Light"/>
          <w:color w:val="808080"/>
        </w:rPr>
        <w:tab/>
        <w:t>‘FoodData Central’. https://fdc.nal.usda.gov/ (accessed May 28, 2021).</w:t>
      </w:r>
    </w:p>
    <w:p w14:paraId="6DA94AF5" w14:textId="276308B2" w:rsidR="00843C3B" w:rsidRPr="00624BE4" w:rsidRDefault="00C07D91" w:rsidP="00624BE4">
      <w:pPr>
        <w:sectPr w:rsidR="00843C3B" w:rsidRPr="00624BE4" w:rsidSect="00BA55C3">
          <w:headerReference w:type="default" r:id="rId32"/>
          <w:footerReference w:type="even" r:id="rId33"/>
          <w:footerReference w:type="default" r:id="rId34"/>
          <w:pgSz w:w="11906" w:h="16838"/>
          <w:pgMar w:top="720" w:right="720" w:bottom="720" w:left="720" w:header="708" w:footer="708" w:gutter="0"/>
          <w:pgNumType w:start="1"/>
          <w:cols w:space="708"/>
          <w:docGrid w:linePitch="360"/>
        </w:sectPr>
      </w:pPr>
      <w:r>
        <w:fldChar w:fldCharType="end"/>
      </w:r>
    </w:p>
    <w:p w14:paraId="022E7C44" w14:textId="77777777" w:rsidR="00C259FB" w:rsidRDefault="00815001" w:rsidP="00815001">
      <w:pPr>
        <w:pStyle w:val="Heading1"/>
      </w:pPr>
      <w:bookmarkStart w:id="47" w:name="_Ref76129891"/>
      <w:bookmarkStart w:id="48" w:name="_Toc76571494"/>
      <w:r>
        <w:lastRenderedPageBreak/>
        <w:t>Appendix 1</w:t>
      </w:r>
      <w:bookmarkEnd w:id="47"/>
      <w:bookmarkEnd w:id="48"/>
      <w:r>
        <w:t xml:space="preserve"> </w:t>
      </w:r>
    </w:p>
    <w:p w14:paraId="58AD7E39" w14:textId="17D5DA90" w:rsidR="00815001" w:rsidRDefault="00815001" w:rsidP="00C259FB">
      <w:pPr>
        <w:pStyle w:val="Heading2"/>
      </w:pPr>
      <w:bookmarkStart w:id="49" w:name="_Toc76571495"/>
      <w:r>
        <w:t>Collected Dataset for Pre and Post Pineapple Juice Ingestion</w:t>
      </w:r>
      <w:bookmarkEnd w:id="49"/>
    </w:p>
    <w:p w14:paraId="5AC2E314" w14:textId="6D359CC4" w:rsidR="00815001" w:rsidRDefault="00815001" w:rsidP="00D96C72">
      <w:commentRangeStart w:id="50"/>
      <w:r>
        <w:t>Spreadsheet in excel format</w:t>
      </w:r>
      <w:r w:rsidR="00B55821">
        <w:t xml:space="preserve"> along with graphs and scripts</w:t>
      </w:r>
      <w:r>
        <w:t xml:space="preserve"> can be found at </w:t>
      </w:r>
      <w:r w:rsidRPr="00815001">
        <w:rPr>
          <w:b/>
          <w:bCs/>
        </w:rPr>
        <w:t xml:space="preserve">IMSOL </w:t>
      </w:r>
      <w:r w:rsidR="00917A5D">
        <w:rPr>
          <w:b/>
          <w:bCs/>
        </w:rPr>
        <w:t>C</w:t>
      </w:r>
      <w:r w:rsidRPr="00815001">
        <w:rPr>
          <w:b/>
          <w:bCs/>
        </w:rPr>
        <w:t xml:space="preserve">ontrolled </w:t>
      </w:r>
      <w:r w:rsidR="00917A5D">
        <w:rPr>
          <w:b/>
          <w:bCs/>
        </w:rPr>
        <w:t>R</w:t>
      </w:r>
      <w:r w:rsidRPr="00815001">
        <w:rPr>
          <w:b/>
          <w:bCs/>
        </w:rPr>
        <w:t>egister</w:t>
      </w:r>
      <w:r w:rsidR="009D5652">
        <w:rPr>
          <w:b/>
          <w:bCs/>
        </w:rPr>
        <w:t xml:space="preserve"> &gt; Working &gt; Pineapple Juice Investigation</w:t>
      </w:r>
      <w:commentRangeEnd w:id="50"/>
      <w:r w:rsidR="00DD3529">
        <w:rPr>
          <w:rStyle w:val="CommentReference"/>
        </w:rPr>
        <w:commentReference w:id="50"/>
      </w:r>
    </w:p>
    <w:p w14:paraId="312253C0" w14:textId="12D043BA" w:rsidR="001B0157" w:rsidRDefault="00D96C72" w:rsidP="00D96C72">
      <w:r w:rsidRPr="00D96C72">
        <w:rPr>
          <w:noProof/>
        </w:rPr>
        <w:drawing>
          <wp:inline distT="0" distB="0" distL="0" distR="0" wp14:anchorId="7E8C5677" wp14:editId="3D36572F">
            <wp:extent cx="9777730" cy="2822575"/>
            <wp:effectExtent l="0" t="0" r="127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35"/>
                    <a:stretch>
                      <a:fillRect/>
                    </a:stretch>
                  </pic:blipFill>
                  <pic:spPr>
                    <a:xfrm>
                      <a:off x="0" y="0"/>
                      <a:ext cx="9777730" cy="2822575"/>
                    </a:xfrm>
                    <a:prstGeom prst="rect">
                      <a:avLst/>
                    </a:prstGeom>
                  </pic:spPr>
                </pic:pic>
              </a:graphicData>
            </a:graphic>
          </wp:inline>
        </w:drawing>
      </w:r>
    </w:p>
    <w:p w14:paraId="15786CAE" w14:textId="77777777" w:rsidR="00D96C72" w:rsidRDefault="00D96C72" w:rsidP="00D96C72"/>
    <w:p w14:paraId="2C75814C" w14:textId="3C2E6628" w:rsidR="00DD5CFC" w:rsidRPr="00DD5CFC" w:rsidRDefault="00DD5CFC" w:rsidP="00815001"/>
    <w:sectPr w:rsidR="00DD5CFC" w:rsidRPr="00DD5CFC" w:rsidSect="00D96C72">
      <w:headerReference w:type="default" r:id="rId36"/>
      <w:footerReference w:type="default" r:id="rId37"/>
      <w:pgSz w:w="16838" w:h="11906" w:orient="landscape"/>
      <w:pgMar w:top="720" w:right="720" w:bottom="720" w:left="720" w:header="708" w:footer="708" w:gutter="0"/>
      <w:pgNumType w:start="0"/>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comment w:id="10" w:author="Marija Mavar" w:date="2021-06-17T14:23:00Z" w:initials="Ma">
    <w:p w14:paraId="4C98A8EA" w14:textId="2685DED6" w:rsidR="11F05839" w:rsidRDefault="11F05839">
      <w:r>
        <w:t>we did a few (N=3) scans  prior to performance testing that showed no significant effect on T1.</w:t>
      </w:r>
      <w:r>
        <w:annotationRef/>
      </w:r>
    </w:p>
  </w:comment>
  <w:comment w:id="22" w:author="Faezeh Sanaei-Nezhad" w:date="2021-06-30T16:18:00Z" w:initials="FSN">
    <w:p w14:paraId="657A35DC" w14:textId="4FCF686F" w:rsidR="001522C0" w:rsidRDefault="001522C0">
      <w:pPr>
        <w:pStyle w:val="CommentText"/>
      </w:pPr>
      <w:r>
        <w:rPr>
          <w:rStyle w:val="CommentReference"/>
        </w:rPr>
        <w:annotationRef/>
      </w:r>
      <w:r>
        <w:t>clarification</w:t>
      </w:r>
    </w:p>
  </w:comment>
  <w:comment w:id="31" w:author="Faezeh Sanaei-Nezhad" w:date="2021-07-07T16:55:00Z" w:initials="FSN">
    <w:p w14:paraId="4DA7AA43" w14:textId="11EB0F18" w:rsidR="00183BB5" w:rsidRDefault="00183BB5">
      <w:pPr>
        <w:pStyle w:val="CommentText"/>
      </w:pPr>
      <w:r>
        <w:rPr>
          <w:rStyle w:val="CommentReference"/>
        </w:rPr>
        <w:annotationRef/>
      </w:r>
      <w:r>
        <w:fldChar w:fldCharType="begin"/>
      </w:r>
      <w:r>
        <w:instrText xml:space="preserve"> HYPERLINK "mailto:Yi-Chun.Wang@perspectum.com" </w:instrText>
      </w:r>
      <w:bookmarkStart w:id="33" w:name="_@_88261F9888D690428891A3B0DBDCCD67Z"/>
      <w:r>
        <w:rPr>
          <w:rStyle w:val="Mention"/>
        </w:rPr>
        <w:fldChar w:fldCharType="separate"/>
      </w:r>
      <w:bookmarkEnd w:id="33"/>
      <w:r w:rsidRPr="00183BB5">
        <w:rPr>
          <w:rStyle w:val="Mention"/>
          <w:noProof/>
        </w:rPr>
        <w:t>@Yi-Chun Wang</w:t>
      </w:r>
      <w:r>
        <w:fldChar w:fldCharType="end"/>
      </w:r>
      <w:r>
        <w:t xml:space="preserve"> I am not sure I understand this ?</w:t>
      </w:r>
      <w:r w:rsidR="00391FDB">
        <w:t xml:space="preserve"> maybe just take it out </w:t>
      </w:r>
    </w:p>
  </w:comment>
  <w:comment w:id="32" w:author="Yi-Chun Wang" w:date="2021-07-07T17:23:00Z" w:initials="YCW">
    <w:p w14:paraId="519A2B4C" w14:textId="7795AEBD" w:rsidR="00B03C63" w:rsidRDefault="00B03C63" w:rsidP="00B03C63">
      <w:pPr>
        <w:pStyle w:val="CommentText"/>
      </w:pPr>
      <w:r>
        <w:rPr>
          <w:rStyle w:val="CommentReference"/>
        </w:rPr>
        <w:annotationRef/>
      </w:r>
      <w:r>
        <w:t>done</w:t>
      </w:r>
    </w:p>
  </w:comment>
  <w:comment w:id="36" w:author="Faezeh Sanaei-Nezhad" w:date="2021-07-07T16:56:00Z" w:initials="FSN">
    <w:p w14:paraId="1C1AEDD6" w14:textId="42350F59" w:rsidR="00183BB5" w:rsidRDefault="00183BB5">
      <w:pPr>
        <w:pStyle w:val="CommentText"/>
      </w:pPr>
      <w:r>
        <w:rPr>
          <w:rStyle w:val="CommentReference"/>
        </w:rPr>
        <w:annotationRef/>
      </w:r>
      <w:r>
        <w:t xml:space="preserve">Not sure this is true, I would take it out </w:t>
      </w:r>
    </w:p>
  </w:comment>
  <w:comment w:id="37" w:author="Yi-Chun Wang" w:date="2021-07-07T17:24:00Z" w:initials="YCW">
    <w:p w14:paraId="445D724F" w14:textId="5B13C8FD" w:rsidR="00B03C63" w:rsidRDefault="00B03C63" w:rsidP="00B03C63">
      <w:pPr>
        <w:pStyle w:val="CommentText"/>
      </w:pPr>
      <w:r>
        <w:rPr>
          <w:rStyle w:val="CommentReference"/>
        </w:rPr>
        <w:annotationRef/>
      </w:r>
      <w:r>
        <w:t>done</w:t>
      </w:r>
    </w:p>
  </w:comment>
  <w:comment w:id="50" w:author="Faezeh Sanaei-Nezhad" w:date="2021-06-30T16:19:00Z" w:initials="FSN">
    <w:p w14:paraId="1245CA2C" w14:textId="7AA9D2C8" w:rsidR="00AF3C94" w:rsidRDefault="00DD3529">
      <w:pPr>
        <w:pStyle w:val="CommentText"/>
      </w:pPr>
      <w:r>
        <w:rPr>
          <w:rStyle w:val="CommentReference"/>
        </w:rPr>
        <w:annotationRef/>
      </w:r>
      <w:r w:rsidR="00AF3C94">
        <w:t xml:space="preserve">Add details on where the actual data and json files live </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commentEx w15:paraId="4C98A8EA" w15:done="1"/>
  <w15:commentEx w15:paraId="657A35DC" w15:done="1"/>
  <w15:commentEx w15:paraId="4DA7AA43" w15:done="1"/>
  <w15:commentEx w15:paraId="519A2B4C" w15:paraIdParent="4DA7AA43" w15:done="1"/>
  <w15:commentEx w15:paraId="1C1AEDD6" w15:done="1"/>
  <w15:commentEx w15:paraId="445D724F" w15:paraIdParent="1C1AEDD6" w15:done="1"/>
  <w15:commentEx w15:paraId="1245CA2C"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ex:commentExtensible w16cex:durableId="7AFAD0E6" w16cex:dateUtc="2021-06-17T21:23:00Z"/>
  <w16cex:commentExtensible w16cex:durableId="248717BB" w16cex:dateUtc="2021-06-30T15:18:00Z"/>
  <w16cex:commentExtensible w16cex:durableId="24905AE4" w16cex:dateUtc="2021-07-07T15:55:00Z"/>
  <w16cex:commentExtensible w16cex:durableId="249061AB" w16cex:dateUtc="2021-07-07T16:23:00Z"/>
  <w16cex:commentExtensible w16cex:durableId="24905B40" w16cex:dateUtc="2021-07-07T15:56:00Z"/>
  <w16cex:commentExtensible w16cex:durableId="249061B6" w16cex:dateUtc="2021-07-07T16:24:00Z"/>
  <w16cex:commentExtensible w16cex:durableId="248717FD" w16cex:dateUtc="2021-06-30T15:19: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6cid:commentId w16cid:paraId="4C98A8EA" w16cid:durableId="7AFAD0E6"/>
  <w16cid:commentId w16cid:paraId="657A35DC" w16cid:durableId="248717BB"/>
  <w16cid:commentId w16cid:paraId="4DA7AA43" w16cid:durableId="24905AE4"/>
  <w16cid:commentId w16cid:paraId="519A2B4C" w16cid:durableId="249061AB"/>
  <w16cid:commentId w16cid:paraId="1C1AEDD6" w16cid:durableId="24905B40"/>
  <w16cid:commentId w16cid:paraId="445D724F" w16cid:durableId="249061B6"/>
  <w16cid:commentId w16cid:paraId="1245CA2C" w16cid:durableId="248717FD"/>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endnote w:type="separator" w:id="-1">
    <w:p w14:paraId="7E72F4BD" w14:textId="77777777" w:rsidR="00CA10DD" w:rsidRDefault="00CA10DD" w:rsidP="000D2CE4">
      <w:pPr>
        <w:spacing w:after="0" w:line="240" w:lineRule="auto"/>
      </w:pPr>
      <w:r>
        <w:separator/>
      </w:r>
    </w:p>
  </w:endnote>
  <w:endnote w:type="continuationSeparator" w:id="0">
    <w:p w14:paraId="4CE2181E" w14:textId="77777777" w:rsidR="00CA10DD" w:rsidRDefault="00CA10DD" w:rsidP="000D2CE4">
      <w:pPr>
        <w:spacing w:after="0" w:line="240" w:lineRule="auto"/>
      </w:pPr>
      <w:r>
        <w:continuationSeparator/>
      </w:r>
    </w:p>
  </w:endnote>
  <w:endnote w:type="continuationNotice" w:id="1">
    <w:p w14:paraId="37EAAFFE" w14:textId="77777777" w:rsidR="00CA10DD" w:rsidRDefault="00CA10DD">
      <w:pPr>
        <w:spacing w:after="0" w:line="240" w:lineRule="auto"/>
      </w:pP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font w:name="Symbol">
    <w:panose1 w:val="05050102010706020507"/>
    <w:charset w:val="02"/>
    <w:family w:val="decorative"/>
    <w:pitch w:val="variable"/>
    <w:sig w:usb0="00000000" w:usb1="10000000" w:usb2="00000000" w:usb3="00000000" w:csb0="80000000" w:csb1="00000000"/>
  </w:font>
  <w:font w:name="Times New Roman">
    <w:panose1 w:val="02020603050405020304"/>
    <w:charset w:val="00"/>
    <w:family w:val="roman"/>
    <w:pitch w:val="variable"/>
    <w:sig w:usb0="E0002EFF" w:usb1="C000785B" w:usb2="00000009" w:usb3="00000000" w:csb0="000001F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decorative"/>
    <w:pitch w:val="variable"/>
    <w:sig w:usb0="00000003" w:usb1="10000000" w:usb2="00000000" w:usb3="00000000" w:csb0="80000001" w:csb1="00000000"/>
  </w:font>
  <w:font w:name="Calibri Light">
    <w:panose1 w:val="020F0302020204030204"/>
    <w:charset w:val="00"/>
    <w:family w:val="swiss"/>
    <w:pitch w:val="variable"/>
    <w:sig w:usb0="E0002AFF" w:usb1="C000247B" w:usb2="00000009" w:usb3="00000000" w:csb0="000001FF" w:csb1="00000000"/>
  </w:font>
  <w:font w:name="Calibri">
    <w:panose1 w:val="020F05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Tahoma">
    <w:panose1 w:val="020B0604030504040204"/>
    <w:charset w:val="00"/>
    <w:family w:val="swiss"/>
    <w:pitch w:val="variable"/>
    <w:sig w:usb0="E1002EFF" w:usb1="C000605B" w:usb2="00000029" w:usb3="00000000" w:csb0="000101FF" w:csb1="00000000"/>
  </w:font>
  <w:font w:name="MS Mincho">
    <w:altName w:val="ＭＳ 明朝"/>
    <w:panose1 w:val="02020609040205080304"/>
    <w:charset w:val="80"/>
    <w:family w:val="modern"/>
    <w:pitch w:val="fixed"/>
    <w:sig w:usb0="E00002FF" w:usb1="6AC7FDFB" w:usb2="08000012" w:usb3="00000000" w:csb0="0002009F" w:csb1="00000000"/>
  </w:font>
  <w:font w:name="Segoe UI">
    <w:panose1 w:val="020B0604020202020204"/>
    <w:charset w:val="00"/>
    <w:family w:val="swiss"/>
    <w:pitch w:val="variable"/>
    <w:sig w:usb0="E4002EFF" w:usb1="C000E47F" w:usb2="00000009" w:usb3="00000000" w:csb0="000001FF"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sdt>
    <w:sdtPr>
      <w:rPr>
        <w:rStyle w:val="PageNumber"/>
      </w:rPr>
      <w:id w:val="713318045"/>
      <w:docPartObj>
        <w:docPartGallery w:val="Page Numbers (Bottom of Page)"/>
        <w:docPartUnique/>
      </w:docPartObj>
    </w:sdtPr>
    <w:sdtContent>
      <w:p w14:paraId="2D871D43" w14:textId="766B810A" w:rsidR="00BA55C3" w:rsidRDefault="00BA55C3" w:rsidP="003B741B">
        <w:pPr>
          <w:pStyle w:val="Footer"/>
          <w:framePr w:wrap="none" w:vAnchor="text" w:hAnchor="margin" w:xAlign="right" w:y="1"/>
          <w:rPr>
            <w:rStyle w:val="PageNumber"/>
          </w:rPr>
        </w:pPr>
        <w:r>
          <w:rPr>
            <w:rStyle w:val="PageNumber"/>
          </w:rPr>
          <w:fldChar w:fldCharType="begin"/>
        </w:r>
        <w:r>
          <w:rPr>
            <w:rStyle w:val="PageNumber"/>
          </w:rPr>
          <w:instrText xml:space="preserve"> PAGE </w:instrText>
        </w:r>
        <w:r>
          <w:rPr>
            <w:rStyle w:val="PageNumber"/>
          </w:rPr>
          <w:fldChar w:fldCharType="end"/>
        </w:r>
      </w:p>
    </w:sdtContent>
  </w:sdt>
  <w:p w14:paraId="109C40FB" w14:textId="77777777" w:rsidR="00BA55C3" w:rsidRDefault="00BA55C3" w:rsidP="00BA55C3">
    <w:pPr>
      <w:pStyle w:val="Footer"/>
      <w:ind w:right="360"/>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48E56A17" w14:textId="37781C27" w:rsidR="001B55BD" w:rsidRDefault="001B55BD" w:rsidP="00BA55C3">
    <w:pPr>
      <w:pStyle w:val="Footer"/>
      <w:ind w:right="360"/>
      <w:jc w:val="right"/>
    </w:pPr>
  </w:p>
  <w:p w14:paraId="2423C56E" w14:textId="5828DFC5" w:rsidR="001B55BD" w:rsidRDefault="001B55BD" w:rsidP="00135165">
    <w:pPr>
      <w:pStyle w:val="Footer"/>
      <w:jc w:val="right"/>
    </w:pPr>
    <w:r w:rsidRPr="002A3504">
      <w:rPr>
        <w:noProof/>
        <w:lang w:eastAsia="en-GB"/>
      </w:rPr>
      <w:drawing>
        <wp:anchor distT="0" distB="0" distL="114300" distR="114300" simplePos="0" relativeHeight="251658243" behindDoc="1" locked="0" layoutInCell="1" allowOverlap="1" wp14:anchorId="79769B86" wp14:editId="4AE6BA65">
          <wp:simplePos x="0" y="0"/>
          <wp:positionH relativeFrom="column">
            <wp:posOffset>-495400</wp:posOffset>
          </wp:positionH>
          <wp:positionV relativeFrom="paragraph">
            <wp:posOffset>39370</wp:posOffset>
          </wp:positionV>
          <wp:extent cx="7632000" cy="97200"/>
          <wp:effectExtent l="0" t="0" r="1270" b="4445"/>
          <wp:wrapNone/>
          <wp:docPr id="6" name="Picture 1" descr="f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38702" name="ftr.png"/>
                  <pic:cNvPicPr/>
                </pic:nvPicPr>
                <pic:blipFill>
                  <a:blip r:embed="rId1"/>
                  <a:stretch>
                    <a:fillRect/>
                  </a:stretch>
                </pic:blipFill>
                <pic:spPr>
                  <a:xfrm>
                    <a:off x="0" y="0"/>
                    <a:ext cx="7632000" cy="97200"/>
                  </a:xfrm>
                  <a:prstGeom prst="rect">
                    <a:avLst/>
                  </a:prstGeom>
                </pic:spPr>
              </pic:pic>
            </a:graphicData>
          </a:graphic>
          <wp14:sizeRelH relativeFrom="margin">
            <wp14:pctWidth>0</wp14:pctWidth>
          </wp14:sizeRelH>
          <wp14:sizeRelV relativeFrom="margin">
            <wp14:pctHeight>0</wp14:pctHeight>
          </wp14:sizeRelV>
        </wp:anchor>
      </w:drawing>
    </w:r>
  </w:p>
  <w:sdt>
    <w:sdtPr>
      <w:rPr>
        <w:rStyle w:val="PageNumber"/>
      </w:rPr>
      <w:id w:val="2106834022"/>
      <w:docPartObj>
        <w:docPartGallery w:val="Page Numbers (Bottom of Page)"/>
        <w:docPartUnique/>
      </w:docPartObj>
    </w:sdtPr>
    <w:sdtContent>
      <w:p w14:paraId="4D766EDC" w14:textId="77777777" w:rsidR="00BA55C3" w:rsidRDefault="00BA55C3" w:rsidP="00BA55C3">
        <w:pPr>
          <w:pStyle w:val="Footer"/>
          <w:framePr w:w="1641" w:wrap="none" w:vAnchor="text" w:hAnchor="page" w:x="9568" w:y="38"/>
          <w:rPr>
            <w:rStyle w:val="PageNumber"/>
          </w:rPr>
        </w:pPr>
        <w:r>
          <w:rPr>
            <w:rStyle w:val="PageNumber"/>
          </w:rPr>
          <w:t xml:space="preserve"> Page </w:t>
        </w:r>
        <w:r>
          <w:rPr>
            <w:rStyle w:val="PageNumber"/>
          </w:rPr>
          <w:fldChar w:fldCharType="begin"/>
        </w:r>
        <w:r>
          <w:rPr>
            <w:rStyle w:val="PageNumber"/>
          </w:rPr>
          <w:instrText xml:space="preserve"> PAGE </w:instrText>
        </w:r>
        <w:r>
          <w:rPr>
            <w:rStyle w:val="PageNumber"/>
          </w:rPr>
          <w:fldChar w:fldCharType="separate"/>
        </w:r>
        <w:r>
          <w:rPr>
            <w:rStyle w:val="PageNumber"/>
            <w:noProof/>
          </w:rPr>
          <w:t>0</w:t>
        </w:r>
        <w:r>
          <w:rPr>
            <w:rStyle w:val="PageNumber"/>
          </w:rPr>
          <w:fldChar w:fldCharType="end"/>
        </w:r>
        <w:r>
          <w:rPr>
            <w:rStyle w:val="PageNumber"/>
          </w:rPr>
          <w:t xml:space="preserve"> of 14</w:t>
        </w:r>
      </w:p>
    </w:sdtContent>
  </w:sdt>
  <w:p w14:paraId="0B59D4F8" w14:textId="295806B6" w:rsidR="001B55BD" w:rsidRPr="008B658B" w:rsidRDefault="00BA55C3" w:rsidP="00974341">
    <w:pPr>
      <w:pStyle w:val="NormalWeb"/>
      <w:rPr>
        <w:rFonts w:ascii="Calibri Light" w:eastAsiaTheme="minorHAnsi" w:hAnsi="Calibri Light" w:cstheme="minorBidi"/>
        <w:color w:val="414141"/>
        <w:sz w:val="22"/>
        <w:szCs w:val="22"/>
        <w:lang w:eastAsia="en-US"/>
      </w:rPr>
    </w:pPr>
    <w:r>
      <w:rPr>
        <w:noProof/>
      </w:rPr>
      <mc:AlternateContent>
        <mc:Choice Requires="wps">
          <w:drawing>
            <wp:anchor distT="0" distB="0" distL="114300" distR="114300" simplePos="0" relativeHeight="251658245" behindDoc="0" locked="0" layoutInCell="1" allowOverlap="1" wp14:anchorId="0258F910" wp14:editId="30548774">
              <wp:simplePos x="0" y="0"/>
              <wp:positionH relativeFrom="column">
                <wp:posOffset>5261648</wp:posOffset>
              </wp:positionH>
              <wp:positionV relativeFrom="paragraph">
                <wp:posOffset>220980</wp:posOffset>
              </wp:positionV>
              <wp:extent cx="1363345" cy="498764"/>
              <wp:effectExtent l="0" t="0" r="0" b="0"/>
              <wp:wrapNone/>
              <wp:docPr id="3"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345" cy="498764"/>
                      </a:xfrm>
                      <a:prstGeom prst="rect">
                        <a:avLst/>
                      </a:prstGeom>
                      <a:solidFill>
                        <a:srgbClr val="FFFFFF"/>
                      </a:solidFill>
                      <a:ln>
                        <a:noFill/>
                      </a:ln>
                      <a:extLst>
                        <a:ext uri="{91240B29-F687-4f45-9708-019B960494DF}">
                          <a14:hiddenLine xmlns:mo="http://schemas.microsoft.com/office/mac/office/2008/main" xmlns:mv="urn:schemas-microsoft-com:mac:vml" xmlns:pic="http://schemas.openxmlformats.org/drawingml/2006/picture" xmlns:arto="http://schemas.microsoft.com/office/word/2006/arto" xmlns="" xmlns:a14="http://schemas.microsoft.com/office/drawing/2010/main" xmlns:o="urn:schemas-microsoft-com:office:office" xmlns:v="urn:schemas-microsoft-com:vml" xmlns:w="http://schemas.openxmlformats.org/wordprocessingml/2006/main" xmlns:w10="urn:schemas-microsoft-com:office:word" w="9525">
                            <a:solidFill>
                              <a:srgbClr val="000000"/>
                            </a:solidFill>
                            <a:miter lim="800000"/>
                            <a:headEnd/>
                            <a:tailEnd/>
                          </a14:hiddenLine>
                        </a:ext>
                      </a:extLst>
                    </wps:spPr>
                    <wps:txbx>
                      <w:txbxContent>
                        <w:sdt>
                          <w:sdtPr>
                            <w:id w:val="-78442396"/>
                            <w:docPartObj>
                              <w:docPartGallery w:val="Page Numbers (Top of Page)"/>
                              <w:docPartUnique/>
                            </w:docPartObj>
                          </w:sdtPr>
                          <w:sdtContent>
                            <w:p w14:paraId="12AD79D1" w14:textId="427D5DDF" w:rsidR="001B55BD" w:rsidRPr="002A3504" w:rsidRDefault="001B55BD" w:rsidP="00135165">
                              <w:pPr>
                                <w:jc w:val="right"/>
                              </w:pPr>
                              <w:r w:rsidRPr="002A3504">
                                <w:rPr>
                                  <w:sz w:val="18"/>
                                  <w:szCs w:val="18"/>
                                </w:rPr>
                                <w:t>Uncontrolled if printed</w:t>
                              </w:r>
                            </w:p>
                            <w:p w14:paraId="24270531" w14:textId="77777777" w:rsidR="001B55BD" w:rsidRDefault="00291E3C" w:rsidP="00135165">
                              <w:pPr>
                                <w:jc w:val="right"/>
                              </w:pPr>
                            </w:p>
                          </w:sdtContent>
                        </w:sdt>
                        <w:p w14:paraId="07FF0078" w14:textId="77777777" w:rsidR="001B55BD" w:rsidRDefault="001B55BD" w:rsidP="00135165"/>
                      </w:txbxContent>
                    </wps:txbx>
                    <wps:bodyPr rot="0" vert="horz" wrap="square" anchor="t" anchorCtr="0" upright="1">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pic="http://schemas.openxmlformats.org/drawingml/2006/picture" xmlns:a14="http://schemas.microsoft.com/office/drawing/2010/main" xmlns:arto="http://schemas.microsoft.com/office/word/2006/arto">
          <w:pict w14:anchorId="0090C847">
            <v:shapetype id="_x0000_t202" coordsize="21600,21600" o:spt="202" path="m,l,21600r21600,l21600,xe" w14:anchorId="0258F910">
              <v:stroke joinstyle="miter"/>
              <v:path gradientshapeok="t" o:connecttype="rect"/>
            </v:shapetype>
            <v:shape id="Text Box 1" style="position:absolute;margin-left:414.3pt;margin-top:17.4pt;width:107.35pt;height:39.25pt;z-index:251658245;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o:spid="_x0000_s1026"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">
              <v:textbox>
                <w:txbxContent>
                  <w:sdt>
                    <w:sdtPr>
                      <w:id w:val="-78442396"/>
                      <w:docPartObj>
                        <w:docPartGallery w:val="Page Numbers (Top of Page)"/>
                        <w:docPartUnique/>
                      </w:docPartObj>
                    </w:sdtPr>
                    <w:sdtEndPr/>
                    <w:sdtContent>
                      <w:p w:rsidRPr="002A3504" w:rsidR="001B55BD" w:rsidP="00135165" w:rsidRDefault="001B55BD" w14:paraId="13BBDB64" w14:textId="427D5DDF">
                        <w:pPr>
                          <w:jc w:val="right"/>
                        </w:pPr>
                        <w:r w:rsidRPr="002A3504">
                          <w:rPr>
                            <w:sz w:val="18"/>
                            <w:szCs w:val="18"/>
                          </w:rPr>
                          <w:t>Uncontrolled if printed</w:t>
                        </w:r>
                      </w:p>
                      <w:p w:rsidR="001B55BD" w:rsidP="00135165" w:rsidRDefault="00776EC2" w14:paraId="672A6659" w14:textId="77777777">
                        <w:pPr>
                          <w:jc w:val="right"/>
                        </w:pPr>
                      </w:p>
                    </w:sdtContent>
                  </w:sdt>
                  <w:p w:rsidR="001B55BD" w:rsidP="00135165" w:rsidRDefault="001B55BD" w14:paraId="0A37501D" w14:textId="77777777"/>
                </w:txbxContent>
              </v:textbox>
            </v:shape>
          </w:pict>
        </mc:Fallback>
      </mc:AlternateContent>
    </w:r>
    <w:r w:rsidR="001B55BD" w:rsidRPr="008B658B">
      <w:rPr>
        <w:rFonts w:ascii="Calibri Light" w:eastAsiaTheme="minorHAnsi" w:hAnsi="Calibri Light" w:cstheme="minorBidi"/>
        <w:color w:val="414141"/>
        <w:sz w:val="22"/>
        <w:szCs w:val="22"/>
        <w:lang w:eastAsia="en-US"/>
      </w:rPr>
      <w:t xml:space="preserve">Issue 1.0 • Restricted </w:t>
    </w:r>
  </w:p>
  <w:p w14:paraId="104BF6ED" w14:textId="77777777" w:rsidR="001B55BD" w:rsidRPr="00CF3962" w:rsidRDefault="001B55BD" w:rsidP="00135165">
    <w:pPr>
      <w:pStyle w:val="Footer"/>
      <w:tabs>
        <w:tab w:val="clear" w:pos="4513"/>
        <w:tab w:val="clear" w:pos="9026"/>
        <w:tab w:val="center" w:pos="4678"/>
      </w:tabs>
    </w:pPr>
    <w:r>
      <w:tab/>
    </w:r>
  </w:p>
</w:ftr>
</file>

<file path=word/footer3.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20BC8C79" w14:textId="77777777" w:rsidR="00D96C72" w:rsidRDefault="00D96C72" w:rsidP="00135165">
    <w:pPr>
      <w:pStyle w:val="Footer"/>
      <w:jc w:val="right"/>
    </w:pPr>
  </w:p>
  <w:p w14:paraId="7C65C536" w14:textId="77777777" w:rsidR="00D96C72" w:rsidRDefault="00D96C72" w:rsidP="00135165">
    <w:pPr>
      <w:pStyle w:val="Footer"/>
      <w:jc w:val="right"/>
    </w:pPr>
    <w:r>
      <w:rPr>
        <w:noProof/>
        <w:lang w:eastAsia="en-GB"/>
      </w:rPr>
      <mc:AlternateContent>
        <mc:Choice Requires="wps">
          <w:drawing>
            <wp:anchor distT="0" distB="0" distL="114300" distR="114300" simplePos="0" relativeHeight="251658240" behindDoc="0" locked="0" layoutInCell="1" allowOverlap="1" wp14:anchorId="0F3E639A" wp14:editId="677FD605">
              <wp:simplePos x="0" y="0"/>
              <wp:positionH relativeFrom="column">
                <wp:posOffset>5352473</wp:posOffset>
              </wp:positionH>
              <wp:positionV relativeFrom="paragraph">
                <wp:posOffset>156845</wp:posOffset>
              </wp:positionV>
              <wp:extent cx="1363345" cy="498764"/>
              <wp:effectExtent l="0" t="0" r="0" b="0"/>
              <wp:wrapNone/>
              <wp:docPr id="29" name="Text Box 1"/>
              <wp:cNvGraphicFramePr>
                <a:graphicFrameLocks xmlns:a="http://schemas.openxmlformats.org/drawingml/2006/main"/>
              </wp:cNvGraphicFramePr>
              <a:graphic xmlns:a="http://schemas.openxmlformats.org/drawingml/2006/main">
                <a:graphicData uri="http://schemas.microsoft.com/office/word/2010/wordprocessingShape">
                  <wps:wsp>
                    <wps:cNvSpPr txBox="1">
                      <a:spLocks noChangeArrowheads="1"/>
                    </wps:cNvSpPr>
                    <wps:spPr bwMode="auto">
                      <a:xfrm>
                        <a:off x="0" y="0"/>
                        <a:ext cx="1363345" cy="498764"/>
                      </a:xfrm>
                      <a:prstGeom prst="rect">
                        <a:avLst/>
                      </a:prstGeom>
                      <a:solidFill>
                        <a:srgbClr val="FFFFFF"/>
                      </a:solidFill>
                      <a:ln>
                        <a:noFill/>
                      </a:ln>
                      <a:extLst>
                        <a:ext uri="{91240B29-F687-4f45-9708-019B960494DF}">
                          <a14:hiddenLine xmlns:mo="http://schemas.microsoft.com/office/mac/office/2008/main" xmlns:mv="urn:schemas-microsoft-com:mac:vml" xmlns:pic="http://schemas.openxmlformats.org/drawingml/2006/picture" xmlns:arto="http://schemas.microsoft.com/office/word/2006/arto" xmlns="" xmlns:a14="http://schemas.microsoft.com/office/drawing/2010/main" xmlns:o="urn:schemas-microsoft-com:office:office" xmlns:v="urn:schemas-microsoft-com:vml" xmlns:w="http://schemas.openxmlformats.org/wordprocessingml/2006/main" xmlns:w10="urn:schemas-microsoft-com:office:word" w="9525">
                            <a:solidFill>
                              <a:srgbClr val="000000"/>
                            </a:solidFill>
                            <a:miter lim="800000"/>
                            <a:headEnd/>
                            <a:tailEnd/>
                          </a14:hiddenLine>
                        </a:ext>
                      </a:extLst>
                    </wps:spPr>
                    <wps:txbx>
                      <w:txbxContent>
                        <w:sdt>
                          <w:sdtPr>
                            <w:id w:val="-1240786819"/>
                            <w:docPartObj>
                              <w:docPartGallery w:val="Page Numbers (Top of Page)"/>
                              <w:docPartUnique/>
                            </w:docPartObj>
                          </w:sdtPr>
                          <w:sdtContent>
                            <w:p w14:paraId="68B09822" w14:textId="77777777" w:rsidR="00D96C72" w:rsidRPr="002A3504" w:rsidRDefault="00D96C72" w:rsidP="00135165">
                              <w:pPr>
                                <w:jc w:val="right"/>
                              </w:pPr>
                              <w:r>
                                <w:t xml:space="preserve">Page 1 of </w:t>
                              </w:r>
                              <w:r>
                                <w:rPr>
                                  <w:noProof/>
                                </w:rPr>
                                <w:fldChar w:fldCharType="begin"/>
                              </w:r>
                              <w:r>
                                <w:rPr>
                                  <w:noProof/>
                                </w:rPr>
                                <w:instrText xml:space="preserve"> NUMPAGES  </w:instrText>
                              </w:r>
                              <w:r>
                                <w:rPr>
                                  <w:noProof/>
                                </w:rPr>
                                <w:fldChar w:fldCharType="separate"/>
                              </w:r>
                              <w:r>
                                <w:rPr>
                                  <w:noProof/>
                                </w:rPr>
                                <w:t>17</w:t>
                              </w:r>
                              <w:r>
                                <w:rPr>
                                  <w:noProof/>
                                </w:rPr>
                                <w:fldChar w:fldCharType="end"/>
                              </w:r>
                              <w:r>
                                <w:t xml:space="preserve"> </w:t>
                              </w:r>
                              <w:r>
                                <w:br/>
                              </w:r>
                              <w:r w:rsidRPr="002A3504">
                                <w:rPr>
                                  <w:sz w:val="18"/>
                                  <w:szCs w:val="18"/>
                                </w:rPr>
                                <w:t>Uncontrolled if printed</w:t>
                              </w:r>
                            </w:p>
                            <w:p w14:paraId="59C95233" w14:textId="77777777" w:rsidR="00D96C72" w:rsidRDefault="00291E3C" w:rsidP="00135165">
                              <w:pPr>
                                <w:jc w:val="right"/>
                              </w:pPr>
                            </w:p>
                          </w:sdtContent>
                        </w:sdt>
                        <w:p w14:paraId="1B63666A" w14:textId="77777777" w:rsidR="00D96C72" w:rsidRDefault="00D96C72" w:rsidP="00135165"/>
                      </w:txbxContent>
                    </wps:txbx>
                    <wps:bodyPr rot="0" vert="horz" wrap="square" anchor="t" anchorCtr="0" upright="1">
                      <a:noAutofit/>
                    </wps:bodyPr>
                  </wps:wsp>
                </a:graphicData>
              </a:graphic>
              <wp14:sizeRelH relativeFrom="margin">
                <wp14:pctWidth>0</wp14:pctWidth>
              </wp14:sizeRelH>
              <wp14:sizeRelV relativeFrom="margin">
                <wp14:pctHeight>0</wp14:pctHeight>
              </wp14:sizeRelV>
            </wp:anchor>
          </w:drawing>
        </mc:Choice>
        <mc:Fallback xmlns:a="http://schemas.openxmlformats.org/drawingml/2006/main" xmlns:a14="http://schemas.microsoft.com/office/drawing/2010/main" xmlns:pic="http://schemas.openxmlformats.org/drawingml/2006/picture" xmlns:arto="http://schemas.microsoft.com/office/word/2006/arto">
          <w:pict w14:anchorId="1FE2D7E0">
            <v:shapetype id="_x0000_t202" coordsize="21600,21600" o:spt="202" path="m,l,21600r21600,l21600,xe" w14:anchorId="0F3E639A">
              <v:stroke joinstyle="miter"/>
              <v:path gradientshapeok="t" o:connecttype="rect"/>
            </v:shapetype>
            <v:shape id="_x0000_s1027" style="position:absolute;left:0;text-align:left;margin-left:421.45pt;margin-top:12.35pt;width:107.35pt;height:39.25pt;z-index:251658240;visibility:visible;mso-wrap-style:square;mso-width-percent:0;mso-height-percent:0;mso-wrap-distance-left:9pt;mso-wrap-distance-top:0;mso-wrap-distance-right:9pt;mso-wrap-distance-bottom:0;mso-position-horizontal:absolute;mso-position-horizontal-relative:text;mso-position-vertical:absolute;mso-position-vertical-relative:text;mso-width-percent:0;mso-height-percent:0;mso-width-relative:margin;mso-height-relative:margin;v-text-anchor:top" stroked="f" type="#_x0000_t202"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">
              <v:textbox>
                <w:txbxContent>
                  <w:sdt>
                    <w:sdtPr>
                      <w:id w:val="-1240786819"/>
                      <w:docPartObj>
                        <w:docPartGallery w:val="Page Numbers (Top of Page)"/>
                        <w:docPartUnique/>
                      </w:docPartObj>
                    </w:sdtPr>
                    <w:sdtEndPr/>
                    <w:sdtContent>
                      <w:p w:rsidRPr="002A3504" w:rsidR="00D96C72" w:rsidP="00135165" w:rsidRDefault="00D96C72" w14:paraId="3E690A08" w14:textId="77777777">
                        <w:pPr>
                          <w:jc w:val="right"/>
                        </w:pPr>
                        <w:r>
                          <w:t xml:space="preserve">Page 1 of </w:t>
                        </w:r>
                        <w:r>
                          <w:rPr>
                            <w:noProof/>
                          </w:rPr>
                          <w:fldChar w:fldCharType="begin"/>
                        </w:r>
                        <w:r>
                          <w:rPr>
                            <w:noProof/>
                          </w:rPr>
                          <w:instrText xml:space="preserve"> NUMPAGES  </w:instrText>
                        </w:r>
                        <w:r>
                          <w:rPr>
                            <w:noProof/>
                          </w:rPr>
                          <w:fldChar w:fldCharType="separate"/>
                        </w:r>
                        <w:r>
                          <w:rPr>
                            <w:noProof/>
                          </w:rPr>
                          <w:t>17</w:t>
                        </w:r>
                        <w:r>
                          <w:rPr>
                            <w:noProof/>
                          </w:rPr>
                          <w:fldChar w:fldCharType="end"/>
                        </w:r>
                        <w:r>
                          <w:t xml:space="preserve"> </w:t>
                        </w:r>
                        <w:r>
                          <w:br/>
                        </w:r>
                        <w:r w:rsidRPr="002A3504">
                          <w:rPr>
                            <w:sz w:val="18"/>
                            <w:szCs w:val="18"/>
                          </w:rPr>
                          <w:t>Uncontrolled if printed</w:t>
                        </w:r>
                      </w:p>
                      <w:p w:rsidR="00D96C72" w:rsidP="00135165" w:rsidRDefault="00776EC2" w14:paraId="5DAB6C7B" w14:textId="77777777">
                        <w:pPr>
                          <w:jc w:val="right"/>
                        </w:pPr>
                      </w:p>
                    </w:sdtContent>
                  </w:sdt>
                  <w:p w:rsidR="00D96C72" w:rsidP="00135165" w:rsidRDefault="00D96C72" w14:paraId="02EB378F" w14:textId="77777777"/>
                </w:txbxContent>
              </v:textbox>
            </v:shape>
          </w:pict>
        </mc:Fallback>
      </mc:AlternateContent>
    </w:r>
    <w:r w:rsidRPr="002A3504">
      <w:rPr>
        <w:noProof/>
        <w:lang w:eastAsia="en-GB"/>
      </w:rPr>
      <w:drawing>
        <wp:anchor distT="0" distB="0" distL="114300" distR="114300" simplePos="0" relativeHeight="251658241" behindDoc="1" locked="0" layoutInCell="1" allowOverlap="1" wp14:anchorId="2E427E2C" wp14:editId="47EF173B">
          <wp:simplePos x="0" y="0"/>
          <wp:positionH relativeFrom="column">
            <wp:posOffset>-495400</wp:posOffset>
          </wp:positionH>
          <wp:positionV relativeFrom="paragraph">
            <wp:posOffset>39370</wp:posOffset>
          </wp:positionV>
          <wp:extent cx="7632000" cy="97200"/>
          <wp:effectExtent l="0" t="0" r="1270" b="4445"/>
          <wp:wrapNone/>
          <wp:docPr id="31" name="Picture 1" descr="ftr.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2338702" name="ftr.png"/>
                  <pic:cNvPicPr/>
                </pic:nvPicPr>
                <pic:blipFill>
                  <a:blip r:embed="rId1"/>
                  <a:stretch>
                    <a:fillRect/>
                  </a:stretch>
                </pic:blipFill>
                <pic:spPr>
                  <a:xfrm>
                    <a:off x="0" y="0"/>
                    <a:ext cx="7632000" cy="97200"/>
                  </a:xfrm>
                  <a:prstGeom prst="rect">
                    <a:avLst/>
                  </a:prstGeom>
                </pic:spPr>
              </pic:pic>
            </a:graphicData>
          </a:graphic>
          <wp14:sizeRelH relativeFrom="margin">
            <wp14:pctWidth>0</wp14:pctWidth>
          </wp14:sizeRelH>
          <wp14:sizeRelV relativeFrom="margin">
            <wp14:pctHeight>0</wp14:pctHeight>
          </wp14:sizeRelV>
        </wp:anchor>
      </w:drawing>
    </w:r>
  </w:p>
  <w:p w14:paraId="674B9EDA" w14:textId="6D8D67FB" w:rsidR="00D96C72" w:rsidRPr="00974341" w:rsidRDefault="00D96C72" w:rsidP="00974341">
    <w:pPr>
      <w:pStyle w:val="NormalWeb"/>
      <w:rPr>
        <w:rFonts w:ascii="Calibri Light" w:eastAsiaTheme="minorHAnsi" w:hAnsi="Calibri Light" w:cstheme="minorBidi"/>
        <w:color w:val="414141"/>
        <w:sz w:val="22"/>
        <w:szCs w:val="22"/>
        <w:lang w:eastAsia="en-US"/>
      </w:rPr>
    </w:pPr>
    <w:r w:rsidRPr="008B658B">
      <w:rPr>
        <w:rFonts w:ascii="Calibri Light" w:eastAsiaTheme="minorHAnsi" w:hAnsi="Calibri Light" w:cstheme="minorBidi"/>
        <w:color w:val="414141"/>
        <w:sz w:val="22"/>
        <w:szCs w:val="22"/>
        <w:lang w:eastAsia="en-US"/>
      </w:rPr>
      <w:t xml:space="preserve">Issue </w:t>
    </w:r>
    <w:r w:rsidR="008B658B">
      <w:rPr>
        <w:rFonts w:ascii="Calibri Light" w:eastAsiaTheme="minorHAnsi" w:hAnsi="Calibri Light" w:cstheme="minorBidi"/>
        <w:color w:val="414141"/>
        <w:sz w:val="22"/>
        <w:szCs w:val="22"/>
        <w:lang w:eastAsia="en-US"/>
      </w:rPr>
      <w:t>1</w:t>
    </w:r>
    <w:r w:rsidRPr="008B658B">
      <w:rPr>
        <w:rFonts w:ascii="Calibri Light" w:eastAsiaTheme="minorHAnsi" w:hAnsi="Calibri Light" w:cstheme="minorBidi"/>
        <w:color w:val="414141"/>
        <w:sz w:val="22"/>
        <w:szCs w:val="22"/>
        <w:lang w:eastAsia="en-US"/>
      </w:rPr>
      <w:t>.0 • Final • Restricted</w:t>
    </w:r>
    <w:r w:rsidRPr="00974341">
      <w:rPr>
        <w:rFonts w:ascii="Calibri Light" w:eastAsiaTheme="minorHAnsi" w:hAnsi="Calibri Light" w:cstheme="minorBidi"/>
        <w:color w:val="414141"/>
        <w:sz w:val="22"/>
        <w:szCs w:val="22"/>
        <w:lang w:eastAsia="en-US"/>
      </w:rPr>
      <w:t xml:space="preserve"> </w:t>
    </w:r>
  </w:p>
  <w:p w14:paraId="5B1A034F" w14:textId="64DB0191" w:rsidR="00D96C72" w:rsidRPr="00CF3962" w:rsidRDefault="00D96C72" w:rsidP="00135165">
    <w:pPr>
      <w:pStyle w:val="Footer"/>
      <w:tabs>
        <w:tab w:val="clear" w:pos="4513"/>
        <w:tab w:val="clear" w:pos="9026"/>
        <w:tab w:val="center" w:pos="4678"/>
      </w:tabs>
    </w:pPr>
    <w:r>
      <w:tab/>
    </w: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footnote w:type="separator" w:id="-1">
    <w:p w14:paraId="2410C227" w14:textId="77777777" w:rsidR="00CA10DD" w:rsidRDefault="00CA10DD" w:rsidP="000D2CE4">
      <w:pPr>
        <w:spacing w:after="0" w:line="240" w:lineRule="auto"/>
      </w:pPr>
      <w:r>
        <w:separator/>
      </w:r>
    </w:p>
  </w:footnote>
  <w:footnote w:type="continuationSeparator" w:id="0">
    <w:p w14:paraId="20BDF2EB" w14:textId="77777777" w:rsidR="00CA10DD" w:rsidRDefault="00CA10DD" w:rsidP="000D2CE4">
      <w:pPr>
        <w:spacing w:after="0" w:line="240" w:lineRule="auto"/>
      </w:pPr>
      <w:r>
        <w:continuationSeparator/>
      </w:r>
    </w:p>
  </w:footnote>
  <w:footnote w:type="continuationNotice" w:id="1">
    <w:p w14:paraId="16B9BF08" w14:textId="77777777" w:rsidR="00CA10DD" w:rsidRDefault="00CA10DD">
      <w:pPr>
        <w:spacing w:after="0" w:line="240" w:lineRule="auto"/>
      </w:pPr>
    </w:p>
  </w:footnote>
</w:footnotes>
</file>

<file path=word/header1.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5CC1C300" w14:textId="3C988B9B" w:rsidR="001B55BD" w:rsidRDefault="001B55BD">
    <w:pPr>
      <w:pStyle w:val="Header"/>
      <w:rPr>
        <w:rStyle w:val="ReportTitle"/>
        <w:color w:val="ED2A7B" w:themeColor="accent1"/>
        <w:sz w:val="28"/>
        <w:szCs w:val="32"/>
      </w:rPr>
    </w:pPr>
    <w:r>
      <w:rPr>
        <w:noProof/>
        <w:lang w:eastAsia="en-GB"/>
      </w:rPr>
      <w:drawing>
        <wp:anchor distT="0" distB="0" distL="114300" distR="114300" simplePos="0" relativeHeight="251658244" behindDoc="1" locked="0" layoutInCell="1" allowOverlap="1" wp14:anchorId="11435559" wp14:editId="5F2DFD3D">
          <wp:simplePos x="0" y="0"/>
          <wp:positionH relativeFrom="column">
            <wp:posOffset>4585252</wp:posOffset>
          </wp:positionH>
          <wp:positionV relativeFrom="paragraph">
            <wp:posOffset>-30341</wp:posOffset>
          </wp:positionV>
          <wp:extent cx="2219325" cy="346075"/>
          <wp:effectExtent l="0" t="0" r="3175" b="0"/>
          <wp:wrapTight wrapText="bothSides">
            <wp:wrapPolygon edited="0">
              <wp:start x="20766" y="0"/>
              <wp:lineTo x="0" y="0"/>
              <wp:lineTo x="0" y="17439"/>
              <wp:lineTo x="6427" y="20609"/>
              <wp:lineTo x="20889" y="20609"/>
              <wp:lineTo x="21507" y="16646"/>
              <wp:lineTo x="21507" y="0"/>
              <wp:lineTo x="20766" y="0"/>
            </wp:wrapPolygon>
          </wp:wrapTight>
          <wp:docPr id="4" name="Picture 4"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rspectum Logo.png"/>
                  <pic:cNvPicPr/>
                </pic:nvPicPr>
                <pic:blipFill>
                  <a:blip r:embed="rId1">
                    <a:extLst>
                      <a:ext uri="{28A0092B-C50C-407E-A947-70E740481C1C}">
                        <a14:useLocalDpi xmlns:a14="http://schemas.microsoft.com/office/drawing/2010/main" val="0"/>
                      </a:ext>
                    </a:extLst>
                  </a:blip>
                  <a:stretch>
                    <a:fillRect/>
                  </a:stretch>
                </pic:blipFill>
                <pic:spPr>
                  <a:xfrm>
                    <a:off x="0" y="0"/>
                    <a:ext cx="2219325" cy="346075"/>
                  </a:xfrm>
                  <a:prstGeom prst="rect">
                    <a:avLst/>
                  </a:prstGeom>
                </pic:spPr>
              </pic:pic>
            </a:graphicData>
          </a:graphic>
          <wp14:sizeRelH relativeFrom="page">
            <wp14:pctWidth>0</wp14:pctWidth>
          </wp14:sizeRelH>
          <wp14:sizeRelV relativeFrom="page">
            <wp14:pctHeight>0</wp14:pctHeight>
          </wp14:sizeRelV>
        </wp:anchor>
      </w:drawing>
    </w:r>
    <w:r w:rsidR="55C96E12">
      <w:rPr>
        <w:rStyle w:val="ReportTitle"/>
        <w:color w:val="ED2A7B" w:themeColor="accent1"/>
        <w:sz w:val="28"/>
        <w:szCs w:val="28"/>
      </w:rPr>
      <w:t>&lt;</w:t>
    </w:r>
    <w:r w:rsidR="55C96E12" w:rsidRPr="002B35E1">
      <w:rPr>
        <w:rStyle w:val="ReportTitle"/>
        <w:color w:val="ED2A7B" w:themeColor="accent1"/>
        <w:sz w:val="28"/>
        <w:szCs w:val="28"/>
      </w:rPr>
      <w:t xml:space="preserve">Pineapple Juice Effect on LMS Metrics Report </w:t>
    </w:r>
    <w:r w:rsidR="55C96E12">
      <w:rPr>
        <w:rStyle w:val="ReportTitle"/>
        <w:color w:val="ED2A7B" w:themeColor="accent1"/>
        <w:sz w:val="28"/>
        <w:szCs w:val="28"/>
      </w:rPr>
      <w:t>&gt;</w:t>
    </w:r>
  </w:p>
  <w:p w14:paraId="1062B4D0" w14:textId="359B7635" w:rsidR="001B55BD" w:rsidRDefault="001B55BD">
    <w:pPr>
      <w:pStyle w:val="Header"/>
      <w:rPr>
        <w:rStyle w:val="ReportTitle"/>
        <w:color w:val="ED2A7B" w:themeColor="accent1"/>
        <w:sz w:val="28"/>
        <w:szCs w:val="32"/>
      </w:rPr>
    </w:pPr>
    <w:r>
      <w:rPr>
        <w:rStyle w:val="ReportTitle"/>
        <w:color w:val="ED2A7B" w:themeColor="accent1"/>
        <w:sz w:val="28"/>
        <w:szCs w:val="32"/>
      </w:rPr>
      <w:t>&lt;</w:t>
    </w:r>
    <w:r w:rsidR="00917A5D">
      <w:rPr>
        <w:rStyle w:val="ReportTitle"/>
        <w:color w:val="ED2A7B" w:themeColor="accent1"/>
        <w:sz w:val="28"/>
        <w:szCs w:val="32"/>
      </w:rPr>
      <w:t>SOL</w:t>
    </w:r>
    <w:r w:rsidR="00B55821">
      <w:rPr>
        <w:rStyle w:val="ReportTitle"/>
        <w:color w:val="ED2A7B" w:themeColor="accent1"/>
        <w:sz w:val="28"/>
        <w:szCs w:val="32"/>
      </w:rPr>
      <w:t>0015</w:t>
    </w:r>
    <w:r>
      <w:rPr>
        <w:rStyle w:val="ReportTitle"/>
        <w:color w:val="ED2A7B" w:themeColor="accent1"/>
        <w:sz w:val="28"/>
        <w:szCs w:val="32"/>
      </w:rPr>
      <w:t xml:space="preserve">&gt; </w:t>
    </w:r>
  </w:p>
  <w:p w14:paraId="35BF52ED" w14:textId="77777777" w:rsidR="001B55BD" w:rsidRDefault="001B55BD">
    <w:pPr>
      <w:pStyle w:val="Header"/>
      <w:rPr>
        <w:rStyle w:val="ReportTitle"/>
        <w:color w:val="ED2A7B" w:themeColor="accent1"/>
        <w:sz w:val="28"/>
        <w:szCs w:val="32"/>
      </w:rPr>
    </w:pPr>
    <w:r>
      <w:rPr>
        <w:rStyle w:val="ReportTitle"/>
        <w:color w:val="ED2A7B" w:themeColor="accent1"/>
        <w:sz w:val="28"/>
        <w:szCs w:val="32"/>
      </w:rPr>
      <w:t xml:space="preserve">                                              </w:t>
    </w:r>
  </w:p>
  <w:p w14:paraId="07DD0CE4" w14:textId="77777777" w:rsidR="001B55BD" w:rsidRPr="00BE3E5B" w:rsidRDefault="001B55BD">
    <w:pPr>
      <w:pStyle w:val="Header"/>
      <w:rPr>
        <w:rStyle w:val="ReportTitle"/>
        <w:color w:val="5CD1FF" w:themeColor="accent2" w:themeTint="99"/>
        <w:sz w:val="32"/>
        <w:szCs w:val="32"/>
      </w:rPr>
    </w:pPr>
  </w:p>
  <w:p w14:paraId="4644428C" w14:textId="77777777" w:rsidR="001B55BD" w:rsidRPr="00BE3E5B" w:rsidRDefault="001B55BD">
    <w:pPr>
      <w:pStyle w:val="Header"/>
      <w:rPr>
        <w:rStyle w:val="ReportTitle"/>
        <w:color w:val="404040" w:themeColor="text1"/>
        <w:sz w:val="22"/>
      </w:rPr>
    </w:pPr>
  </w:p>
</w:hdr>
</file>

<file path=word/header2.xml><?xml version="1.0" encoding="utf-8"?>
<w:hd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p w14:paraId="33A3A2D6" w14:textId="77777777" w:rsidR="00D96C72" w:rsidRDefault="00D96C72">
    <w:pPr>
      <w:pStyle w:val="Header"/>
      <w:rPr>
        <w:rStyle w:val="ReportTitle"/>
        <w:color w:val="ED2A7B" w:themeColor="accent1"/>
        <w:sz w:val="28"/>
        <w:szCs w:val="32"/>
      </w:rPr>
    </w:pPr>
    <w:r>
      <w:rPr>
        <w:noProof/>
        <w:lang w:eastAsia="en-GB"/>
      </w:rPr>
      <w:drawing>
        <wp:anchor distT="0" distB="0" distL="114300" distR="114300" simplePos="0" relativeHeight="251658242" behindDoc="1" locked="0" layoutInCell="1" allowOverlap="1" wp14:anchorId="1988C085" wp14:editId="2E4E5C79">
          <wp:simplePos x="0" y="0"/>
          <wp:positionH relativeFrom="column">
            <wp:posOffset>4585252</wp:posOffset>
          </wp:positionH>
          <wp:positionV relativeFrom="paragraph">
            <wp:posOffset>-30341</wp:posOffset>
          </wp:positionV>
          <wp:extent cx="2219325" cy="346075"/>
          <wp:effectExtent l="0" t="0" r="3175" b="0"/>
          <wp:wrapTight wrapText="bothSides">
            <wp:wrapPolygon edited="0">
              <wp:start x="20766" y="0"/>
              <wp:lineTo x="0" y="0"/>
              <wp:lineTo x="0" y="17439"/>
              <wp:lineTo x="6427" y="20609"/>
              <wp:lineTo x="20889" y="20609"/>
              <wp:lineTo x="21507" y="16646"/>
              <wp:lineTo x="21507" y="0"/>
              <wp:lineTo x="20766" y="0"/>
            </wp:wrapPolygon>
          </wp:wrapTight>
          <wp:docPr id="30" name="Picture 30" descr="A close up of a logo&#10;&#10;Description automatically generate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Perspectum Logo.png"/>
                  <pic:cNvPicPr/>
                </pic:nvPicPr>
                <pic:blipFill>
                  <a:blip r:embed="rId1">
                    <a:extLst>
                      <a:ext uri="{28A0092B-C50C-407E-A947-70E740481C1C}">
                        <a14:useLocalDpi xmlns:a14="http://schemas.microsoft.com/office/drawing/2010/main" val="0"/>
                      </a:ext>
                    </a:extLst>
                  </a:blip>
                  <a:stretch>
                    <a:fillRect/>
                  </a:stretch>
                </pic:blipFill>
                <pic:spPr>
                  <a:xfrm>
                    <a:off x="0" y="0"/>
                    <a:ext cx="2219325" cy="346075"/>
                  </a:xfrm>
                  <a:prstGeom prst="rect">
                    <a:avLst/>
                  </a:prstGeom>
                </pic:spPr>
              </pic:pic>
            </a:graphicData>
          </a:graphic>
          <wp14:sizeRelH relativeFrom="page">
            <wp14:pctWidth>0</wp14:pctWidth>
          </wp14:sizeRelH>
          <wp14:sizeRelV relativeFrom="page">
            <wp14:pctHeight>0</wp14:pctHeight>
          </wp14:sizeRelV>
        </wp:anchor>
      </w:drawing>
    </w:r>
    <w:r w:rsidR="55C96E12">
      <w:rPr>
        <w:rStyle w:val="ReportTitle"/>
        <w:color w:val="ED2A7B" w:themeColor="accent1"/>
        <w:sz w:val="28"/>
        <w:szCs w:val="28"/>
      </w:rPr>
      <w:t>&lt;Pineapple Juice Effect &gt;</w:t>
    </w:r>
  </w:p>
  <w:p w14:paraId="27AAB6BF" w14:textId="3065699B" w:rsidR="00D96C72" w:rsidRDefault="00D96C72">
    <w:pPr>
      <w:pStyle w:val="Header"/>
      <w:rPr>
        <w:rStyle w:val="ReportTitle"/>
        <w:color w:val="ED2A7B" w:themeColor="accent1"/>
        <w:sz w:val="28"/>
        <w:szCs w:val="32"/>
      </w:rPr>
    </w:pPr>
    <w:r>
      <w:rPr>
        <w:rStyle w:val="ReportTitle"/>
        <w:color w:val="ED2A7B" w:themeColor="accent1"/>
        <w:sz w:val="28"/>
        <w:szCs w:val="32"/>
      </w:rPr>
      <w:t>&lt;</w:t>
    </w:r>
    <w:r w:rsidR="009D5652">
      <w:rPr>
        <w:rStyle w:val="ReportTitle"/>
        <w:color w:val="ED2A7B" w:themeColor="accent1"/>
        <w:sz w:val="28"/>
        <w:szCs w:val="32"/>
      </w:rPr>
      <w:t>SOL0015</w:t>
    </w:r>
    <w:r>
      <w:rPr>
        <w:rStyle w:val="ReportTitle"/>
        <w:color w:val="ED2A7B" w:themeColor="accent1"/>
        <w:sz w:val="28"/>
        <w:szCs w:val="32"/>
      </w:rPr>
      <w:t xml:space="preserve">&gt; </w:t>
    </w:r>
  </w:p>
  <w:p w14:paraId="5B319068" w14:textId="77777777" w:rsidR="00D96C72" w:rsidRDefault="00D96C72">
    <w:pPr>
      <w:pStyle w:val="Header"/>
      <w:rPr>
        <w:rStyle w:val="ReportTitle"/>
        <w:color w:val="ED2A7B" w:themeColor="accent1"/>
        <w:sz w:val="28"/>
        <w:szCs w:val="32"/>
      </w:rPr>
    </w:pPr>
    <w:r>
      <w:rPr>
        <w:rStyle w:val="ReportTitle"/>
        <w:color w:val="ED2A7B" w:themeColor="accent1"/>
        <w:sz w:val="28"/>
        <w:szCs w:val="32"/>
      </w:rPr>
      <w:t xml:space="preserve">                                              </w:t>
    </w:r>
  </w:p>
  <w:p w14:paraId="177DC983" w14:textId="77777777" w:rsidR="00D96C72" w:rsidRPr="00BE3E5B" w:rsidRDefault="00D96C72">
    <w:pPr>
      <w:pStyle w:val="Header"/>
      <w:rPr>
        <w:rStyle w:val="ReportTitle"/>
        <w:color w:val="5CD1FF" w:themeColor="accent2" w:themeTint="99"/>
        <w:sz w:val="32"/>
        <w:szCs w:val="32"/>
      </w:rPr>
    </w:pPr>
  </w:p>
  <w:p w14:paraId="4FA8775D" w14:textId="77777777" w:rsidR="00D96C72" w:rsidRPr="00BE3E5B" w:rsidRDefault="00D96C72">
    <w:pPr>
      <w:pStyle w:val="Header"/>
      <w:rPr>
        <w:rStyle w:val="ReportTitle"/>
        <w:color w:val="404040" w:themeColor="text1"/>
        <w:sz w:val="22"/>
      </w:rPr>
    </w:pPr>
  </w:p>
</w:hdr>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abstractNum w:abstractNumId="0" w15:restartNumberingAfterBreak="0">
    <w:nsid w:val="FFFFFF7C"/>
    <w:multiLevelType w:val="singleLevel"/>
    <w:tmpl w:val="AD9CA63A"/>
    <w:lvl w:ilvl="0">
      <w:start w:val="1"/>
      <w:numFmt w:val="decimal"/>
      <w:lvlText w:val="%1."/>
      <w:lvlJc w:val="left"/>
      <w:pPr>
        <w:tabs>
          <w:tab w:val="num" w:pos="1492"/>
        </w:tabs>
        <w:ind w:left="1492" w:hanging="360"/>
      </w:pPr>
    </w:lvl>
  </w:abstractNum>
  <w:abstractNum w:abstractNumId="1" w15:restartNumberingAfterBreak="0">
    <w:nsid w:val="FFFFFF7D"/>
    <w:multiLevelType w:val="singleLevel"/>
    <w:tmpl w:val="4C8C1F6A"/>
    <w:lvl w:ilvl="0">
      <w:start w:val="1"/>
      <w:numFmt w:val="decimal"/>
      <w:lvlText w:val="%1."/>
      <w:lvlJc w:val="left"/>
      <w:pPr>
        <w:tabs>
          <w:tab w:val="num" w:pos="1209"/>
        </w:tabs>
        <w:ind w:left="1209" w:hanging="360"/>
      </w:pPr>
    </w:lvl>
  </w:abstractNum>
  <w:abstractNum w:abstractNumId="2" w15:restartNumberingAfterBreak="0">
    <w:nsid w:val="FFFFFF7E"/>
    <w:multiLevelType w:val="singleLevel"/>
    <w:tmpl w:val="DDC8DC80"/>
    <w:lvl w:ilvl="0">
      <w:start w:val="1"/>
      <w:numFmt w:val="decimal"/>
      <w:lvlText w:val="%1."/>
      <w:lvlJc w:val="left"/>
      <w:pPr>
        <w:tabs>
          <w:tab w:val="num" w:pos="926"/>
        </w:tabs>
        <w:ind w:left="926" w:hanging="360"/>
      </w:pPr>
    </w:lvl>
  </w:abstractNum>
  <w:abstractNum w:abstractNumId="3" w15:restartNumberingAfterBreak="0">
    <w:nsid w:val="FFFFFF7F"/>
    <w:multiLevelType w:val="singleLevel"/>
    <w:tmpl w:val="1DA009C8"/>
    <w:lvl w:ilvl="0">
      <w:start w:val="1"/>
      <w:numFmt w:val="decimal"/>
      <w:lvlText w:val="%1."/>
      <w:lvlJc w:val="left"/>
      <w:pPr>
        <w:tabs>
          <w:tab w:val="num" w:pos="643"/>
        </w:tabs>
        <w:ind w:left="643" w:hanging="360"/>
      </w:pPr>
    </w:lvl>
  </w:abstractNum>
  <w:abstractNum w:abstractNumId="4" w15:restartNumberingAfterBreak="0">
    <w:nsid w:val="FFFFFF80"/>
    <w:multiLevelType w:val="singleLevel"/>
    <w:tmpl w:val="5F162AC2"/>
    <w:lvl w:ilvl="0">
      <w:start w:val="1"/>
      <w:numFmt w:val="bullet"/>
      <w:lvlText w:val=""/>
      <w:lvlJc w:val="left"/>
      <w:pPr>
        <w:tabs>
          <w:tab w:val="num" w:pos="1492"/>
        </w:tabs>
        <w:ind w:left="1492" w:hanging="360"/>
      </w:pPr>
      <w:rPr>
        <w:rFonts w:ascii="Symbol" w:hAnsi="Symbol" w:hint="default"/>
      </w:rPr>
    </w:lvl>
  </w:abstractNum>
  <w:abstractNum w:abstractNumId="5" w15:restartNumberingAfterBreak="0">
    <w:nsid w:val="FFFFFF81"/>
    <w:multiLevelType w:val="singleLevel"/>
    <w:tmpl w:val="6840E886"/>
    <w:lvl w:ilvl="0">
      <w:start w:val="1"/>
      <w:numFmt w:val="bullet"/>
      <w:lvlText w:val=""/>
      <w:lvlJc w:val="left"/>
      <w:pPr>
        <w:tabs>
          <w:tab w:val="num" w:pos="1209"/>
        </w:tabs>
        <w:ind w:left="1209" w:hanging="360"/>
      </w:pPr>
      <w:rPr>
        <w:rFonts w:ascii="Symbol" w:hAnsi="Symbol" w:hint="default"/>
      </w:rPr>
    </w:lvl>
  </w:abstractNum>
  <w:abstractNum w:abstractNumId="6" w15:restartNumberingAfterBreak="0">
    <w:nsid w:val="FFFFFF82"/>
    <w:multiLevelType w:val="singleLevel"/>
    <w:tmpl w:val="33E0609A"/>
    <w:lvl w:ilvl="0">
      <w:start w:val="1"/>
      <w:numFmt w:val="bullet"/>
      <w:lvlText w:val=""/>
      <w:lvlJc w:val="left"/>
      <w:pPr>
        <w:tabs>
          <w:tab w:val="num" w:pos="926"/>
        </w:tabs>
        <w:ind w:left="926" w:hanging="360"/>
      </w:pPr>
      <w:rPr>
        <w:rFonts w:ascii="Symbol" w:hAnsi="Symbol" w:hint="default"/>
      </w:rPr>
    </w:lvl>
  </w:abstractNum>
  <w:abstractNum w:abstractNumId="7" w15:restartNumberingAfterBreak="0">
    <w:nsid w:val="FFFFFF83"/>
    <w:multiLevelType w:val="singleLevel"/>
    <w:tmpl w:val="B9A0BC8A"/>
    <w:lvl w:ilvl="0">
      <w:start w:val="1"/>
      <w:numFmt w:val="bullet"/>
      <w:lvlText w:val=""/>
      <w:lvlJc w:val="left"/>
      <w:pPr>
        <w:tabs>
          <w:tab w:val="num" w:pos="643"/>
        </w:tabs>
        <w:ind w:left="643" w:hanging="360"/>
      </w:pPr>
      <w:rPr>
        <w:rFonts w:ascii="Symbol" w:hAnsi="Symbol" w:hint="default"/>
      </w:rPr>
    </w:lvl>
  </w:abstractNum>
  <w:abstractNum w:abstractNumId="8" w15:restartNumberingAfterBreak="0">
    <w:nsid w:val="FFFFFF88"/>
    <w:multiLevelType w:val="singleLevel"/>
    <w:tmpl w:val="BD087260"/>
    <w:lvl w:ilvl="0">
      <w:start w:val="1"/>
      <w:numFmt w:val="decimal"/>
      <w:lvlText w:val="%1."/>
      <w:lvlJc w:val="left"/>
      <w:pPr>
        <w:tabs>
          <w:tab w:val="num" w:pos="360"/>
        </w:tabs>
        <w:ind w:left="360" w:hanging="360"/>
      </w:pPr>
    </w:lvl>
  </w:abstractNum>
  <w:abstractNum w:abstractNumId="9" w15:restartNumberingAfterBreak="0">
    <w:nsid w:val="FFFFFF89"/>
    <w:multiLevelType w:val="singleLevel"/>
    <w:tmpl w:val="84BEE5BC"/>
    <w:lvl w:ilvl="0">
      <w:start w:val="1"/>
      <w:numFmt w:val="bullet"/>
      <w:lvlText w:val=""/>
      <w:lvlJc w:val="left"/>
      <w:pPr>
        <w:tabs>
          <w:tab w:val="num" w:pos="360"/>
        </w:tabs>
        <w:ind w:left="360" w:hanging="360"/>
      </w:pPr>
      <w:rPr>
        <w:rFonts w:ascii="Symbol" w:hAnsi="Symbol" w:hint="default"/>
      </w:rPr>
    </w:lvl>
  </w:abstractNum>
  <w:abstractNum w:abstractNumId="10" w15:restartNumberingAfterBreak="0">
    <w:nsid w:val="0664612B"/>
    <w:multiLevelType w:val="hybridMultilevel"/>
    <w:tmpl w:val="D1DA192C"/>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1" w15:restartNumberingAfterBreak="0">
    <w:nsid w:val="30C81695"/>
    <w:multiLevelType w:val="hybridMultilevel"/>
    <w:tmpl w:val="B55AE87A"/>
    <w:lvl w:ilvl="0" w:tplc="BEF437B0">
      <w:start w:val="1"/>
      <w:numFmt w:val="lowerRoman"/>
      <w:lvlText w:val="(%1)"/>
      <w:lvlJc w:val="left"/>
      <w:pPr>
        <w:ind w:left="1080" w:hanging="72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15:restartNumberingAfterBreak="0">
    <w:nsid w:val="328A0FC7"/>
    <w:multiLevelType w:val="hybridMultilevel"/>
    <w:tmpl w:val="D99000A6"/>
    <w:lvl w:ilvl="0" w:tplc="04090001">
      <w:start w:val="1"/>
      <w:numFmt w:val="bullet"/>
      <w:lvlText w:val=""/>
      <w:lvlJc w:val="left"/>
      <w:pPr>
        <w:ind w:left="1080" w:hanging="360"/>
      </w:pPr>
      <w:rPr>
        <w:rFonts w:ascii="Symbol" w:hAnsi="Symbol" w:hint="default"/>
      </w:rPr>
    </w:lvl>
    <w:lvl w:ilvl="1" w:tplc="04090003" w:tentative="1">
      <w:start w:val="1"/>
      <w:numFmt w:val="bullet"/>
      <w:lvlText w:val="o"/>
      <w:lvlJc w:val="left"/>
      <w:pPr>
        <w:ind w:left="1800" w:hanging="360"/>
      </w:pPr>
      <w:rPr>
        <w:rFonts w:ascii="Courier New" w:hAnsi="Courier New" w:cs="Courier New" w:hint="default"/>
      </w:rPr>
    </w:lvl>
    <w:lvl w:ilvl="2" w:tplc="04090005" w:tentative="1">
      <w:start w:val="1"/>
      <w:numFmt w:val="bullet"/>
      <w:lvlText w:val=""/>
      <w:lvlJc w:val="left"/>
      <w:pPr>
        <w:ind w:left="2520" w:hanging="360"/>
      </w:pPr>
      <w:rPr>
        <w:rFonts w:ascii="Wingdings" w:hAnsi="Wingdings" w:hint="default"/>
      </w:rPr>
    </w:lvl>
    <w:lvl w:ilvl="3" w:tplc="04090001" w:tentative="1">
      <w:start w:val="1"/>
      <w:numFmt w:val="bullet"/>
      <w:lvlText w:val=""/>
      <w:lvlJc w:val="left"/>
      <w:pPr>
        <w:ind w:left="3240" w:hanging="360"/>
      </w:pPr>
      <w:rPr>
        <w:rFonts w:ascii="Symbol" w:hAnsi="Symbol" w:hint="default"/>
      </w:rPr>
    </w:lvl>
    <w:lvl w:ilvl="4" w:tplc="04090003" w:tentative="1">
      <w:start w:val="1"/>
      <w:numFmt w:val="bullet"/>
      <w:lvlText w:val="o"/>
      <w:lvlJc w:val="left"/>
      <w:pPr>
        <w:ind w:left="3960" w:hanging="360"/>
      </w:pPr>
      <w:rPr>
        <w:rFonts w:ascii="Courier New" w:hAnsi="Courier New" w:cs="Courier New" w:hint="default"/>
      </w:rPr>
    </w:lvl>
    <w:lvl w:ilvl="5" w:tplc="04090005" w:tentative="1">
      <w:start w:val="1"/>
      <w:numFmt w:val="bullet"/>
      <w:lvlText w:val=""/>
      <w:lvlJc w:val="left"/>
      <w:pPr>
        <w:ind w:left="4680" w:hanging="360"/>
      </w:pPr>
      <w:rPr>
        <w:rFonts w:ascii="Wingdings" w:hAnsi="Wingdings" w:hint="default"/>
      </w:rPr>
    </w:lvl>
    <w:lvl w:ilvl="6" w:tplc="04090001" w:tentative="1">
      <w:start w:val="1"/>
      <w:numFmt w:val="bullet"/>
      <w:lvlText w:val=""/>
      <w:lvlJc w:val="left"/>
      <w:pPr>
        <w:ind w:left="5400" w:hanging="360"/>
      </w:pPr>
      <w:rPr>
        <w:rFonts w:ascii="Symbol" w:hAnsi="Symbol" w:hint="default"/>
      </w:rPr>
    </w:lvl>
    <w:lvl w:ilvl="7" w:tplc="04090003" w:tentative="1">
      <w:start w:val="1"/>
      <w:numFmt w:val="bullet"/>
      <w:lvlText w:val="o"/>
      <w:lvlJc w:val="left"/>
      <w:pPr>
        <w:ind w:left="6120" w:hanging="360"/>
      </w:pPr>
      <w:rPr>
        <w:rFonts w:ascii="Courier New" w:hAnsi="Courier New" w:cs="Courier New" w:hint="default"/>
      </w:rPr>
    </w:lvl>
    <w:lvl w:ilvl="8" w:tplc="04090005" w:tentative="1">
      <w:start w:val="1"/>
      <w:numFmt w:val="bullet"/>
      <w:lvlText w:val=""/>
      <w:lvlJc w:val="left"/>
      <w:pPr>
        <w:ind w:left="6840" w:hanging="360"/>
      </w:pPr>
      <w:rPr>
        <w:rFonts w:ascii="Wingdings" w:hAnsi="Wingdings" w:hint="default"/>
      </w:rPr>
    </w:lvl>
  </w:abstractNum>
  <w:abstractNum w:abstractNumId="13" w15:restartNumberingAfterBreak="0">
    <w:nsid w:val="4E107B00"/>
    <w:multiLevelType w:val="multilevel"/>
    <w:tmpl w:val="0A54A9BA"/>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4" w15:restartNumberingAfterBreak="0">
    <w:nsid w:val="73DC1E37"/>
    <w:multiLevelType w:val="multilevel"/>
    <w:tmpl w:val="DC0683E2"/>
    <w:lvl w:ilvl="0">
      <w:start w:val="1"/>
      <w:numFmt w:val="bullet"/>
      <w:lvlText w:val=""/>
      <w:lvlJc w:val="left"/>
      <w:pPr>
        <w:tabs>
          <w:tab w:val="num" w:pos="720"/>
        </w:tabs>
        <w:ind w:left="720" w:hanging="360"/>
      </w:pPr>
      <w:rPr>
        <w:rFonts w:ascii="Symbol" w:hAnsi="Symbol" w:hint="default"/>
        <w:sz w:val="20"/>
      </w:rPr>
    </w:lvl>
    <w:lvl w:ilvl="1" w:tentative="1">
      <w:start w:val="1"/>
      <w:numFmt w:val="bullet"/>
      <w:lvlText w:val="o"/>
      <w:lvlJc w:val="left"/>
      <w:pPr>
        <w:tabs>
          <w:tab w:val="num" w:pos="1440"/>
        </w:tabs>
        <w:ind w:left="1440" w:hanging="360"/>
      </w:pPr>
      <w:rPr>
        <w:rFonts w:ascii="Courier New" w:hAnsi="Courier New" w:hint="default"/>
        <w:sz w:val="20"/>
      </w:rPr>
    </w:lvl>
    <w:lvl w:ilvl="2" w:tentative="1">
      <w:start w:val="1"/>
      <w:numFmt w:val="bullet"/>
      <w:lvlText w:val=""/>
      <w:lvlJc w:val="left"/>
      <w:pPr>
        <w:tabs>
          <w:tab w:val="num" w:pos="2160"/>
        </w:tabs>
        <w:ind w:left="2160" w:hanging="360"/>
      </w:pPr>
      <w:rPr>
        <w:rFonts w:ascii="Wingdings" w:hAnsi="Wingdings" w:hint="default"/>
        <w:sz w:val="20"/>
      </w:rPr>
    </w:lvl>
    <w:lvl w:ilvl="3" w:tentative="1">
      <w:start w:val="1"/>
      <w:numFmt w:val="bullet"/>
      <w:lvlText w:val=""/>
      <w:lvlJc w:val="left"/>
      <w:pPr>
        <w:tabs>
          <w:tab w:val="num" w:pos="2880"/>
        </w:tabs>
        <w:ind w:left="2880" w:hanging="360"/>
      </w:pPr>
      <w:rPr>
        <w:rFonts w:ascii="Wingdings" w:hAnsi="Wingdings" w:hint="default"/>
        <w:sz w:val="20"/>
      </w:rPr>
    </w:lvl>
    <w:lvl w:ilvl="4" w:tentative="1">
      <w:start w:val="1"/>
      <w:numFmt w:val="bullet"/>
      <w:lvlText w:val=""/>
      <w:lvlJc w:val="left"/>
      <w:pPr>
        <w:tabs>
          <w:tab w:val="num" w:pos="3600"/>
        </w:tabs>
        <w:ind w:left="3600" w:hanging="360"/>
      </w:pPr>
      <w:rPr>
        <w:rFonts w:ascii="Wingdings" w:hAnsi="Wingdings" w:hint="default"/>
        <w:sz w:val="20"/>
      </w:rPr>
    </w:lvl>
    <w:lvl w:ilvl="5" w:tentative="1">
      <w:start w:val="1"/>
      <w:numFmt w:val="bullet"/>
      <w:lvlText w:val=""/>
      <w:lvlJc w:val="left"/>
      <w:pPr>
        <w:tabs>
          <w:tab w:val="num" w:pos="4320"/>
        </w:tabs>
        <w:ind w:left="4320" w:hanging="360"/>
      </w:pPr>
      <w:rPr>
        <w:rFonts w:ascii="Wingdings" w:hAnsi="Wingdings" w:hint="default"/>
        <w:sz w:val="20"/>
      </w:rPr>
    </w:lvl>
    <w:lvl w:ilvl="6" w:tentative="1">
      <w:start w:val="1"/>
      <w:numFmt w:val="bullet"/>
      <w:lvlText w:val=""/>
      <w:lvlJc w:val="left"/>
      <w:pPr>
        <w:tabs>
          <w:tab w:val="num" w:pos="5040"/>
        </w:tabs>
        <w:ind w:left="5040" w:hanging="360"/>
      </w:pPr>
      <w:rPr>
        <w:rFonts w:ascii="Wingdings" w:hAnsi="Wingdings" w:hint="default"/>
        <w:sz w:val="20"/>
      </w:rPr>
    </w:lvl>
    <w:lvl w:ilvl="7" w:tentative="1">
      <w:start w:val="1"/>
      <w:numFmt w:val="bullet"/>
      <w:lvlText w:val=""/>
      <w:lvlJc w:val="left"/>
      <w:pPr>
        <w:tabs>
          <w:tab w:val="num" w:pos="5760"/>
        </w:tabs>
        <w:ind w:left="5760" w:hanging="360"/>
      </w:pPr>
      <w:rPr>
        <w:rFonts w:ascii="Wingdings" w:hAnsi="Wingdings" w:hint="default"/>
        <w:sz w:val="20"/>
      </w:rPr>
    </w:lvl>
    <w:lvl w:ilvl="8" w:tentative="1">
      <w:start w:val="1"/>
      <w:numFmt w:val="bullet"/>
      <w:lvlText w:val=""/>
      <w:lvlJc w:val="left"/>
      <w:pPr>
        <w:tabs>
          <w:tab w:val="num" w:pos="6480"/>
        </w:tabs>
        <w:ind w:left="6480" w:hanging="360"/>
      </w:pPr>
      <w:rPr>
        <w:rFonts w:ascii="Wingdings" w:hAnsi="Wingdings" w:hint="default"/>
        <w:sz w:val="20"/>
      </w:rPr>
    </w:lvl>
  </w:abstractNum>
  <w:abstractNum w:abstractNumId="15" w15:restartNumberingAfterBreak="0">
    <w:nsid w:val="7DA02BAF"/>
    <w:multiLevelType w:val="hybridMultilevel"/>
    <w:tmpl w:val="32E4DCB6"/>
    <w:lvl w:ilvl="0" w:tplc="04090001">
      <w:start w:val="1"/>
      <w:numFmt w:val="bullet"/>
      <w:lvlText w:val=""/>
      <w:lvlJc w:val="left"/>
      <w:pPr>
        <w:ind w:left="720" w:hanging="360"/>
      </w:pPr>
      <w:rPr>
        <w:rFonts w:ascii="Symbol" w:hAnsi="Symbol"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num w:numId="1">
    <w:abstractNumId w:val="9"/>
  </w:num>
  <w:num w:numId="2">
    <w:abstractNumId w:val="8"/>
  </w:num>
  <w:num w:numId="3">
    <w:abstractNumId w:val="7"/>
  </w:num>
  <w:num w:numId="4">
    <w:abstractNumId w:val="6"/>
  </w:num>
  <w:num w:numId="5">
    <w:abstractNumId w:val="5"/>
  </w:num>
  <w:num w:numId="6">
    <w:abstractNumId w:val="4"/>
  </w:num>
  <w:num w:numId="7">
    <w:abstractNumId w:val="3"/>
  </w:num>
  <w:num w:numId="8">
    <w:abstractNumId w:val="2"/>
  </w:num>
  <w:num w:numId="9">
    <w:abstractNumId w:val="1"/>
  </w:num>
  <w:num w:numId="10">
    <w:abstractNumId w:val="0"/>
  </w:num>
  <w:num w:numId="11">
    <w:abstractNumId w:val="11"/>
  </w:num>
  <w:num w:numId="12">
    <w:abstractNumId w:val="12"/>
  </w:num>
  <w:num w:numId="13">
    <w:abstractNumId w:val="10"/>
  </w:num>
  <w:num w:numId="14">
    <w:abstractNumId w:val="15"/>
  </w:num>
  <w:num w:numId="15">
    <w:abstractNumId w:val="13"/>
  </w:num>
  <w:num w:numId="16">
    <w:abstractNumId w:val="14"/>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16sdtdh wp14">
  <w15:person w15:author="Yi-Chun Wang">
    <w15:presenceInfo w15:providerId="AD" w15:userId="S::yi-chun.wang@perspectum.com::0b0df59f-f6a9-496e-8f30-e802ed6387ee"/>
  </w15:person>
  <w15:person w15:author="Faezeh Sanaei-Nezhad">
    <w15:presenceInfo w15:providerId="AD" w15:userId="S::faezeh.sanaei@perspectum.com::1c56b6b9-f71b-4569-80ac-9df4a3b22e4d"/>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xmlns:sl="http://schemas.openxmlformats.org/schemaLibrary/2006/main" mc:Ignorable="w14 w15 w16se w16cid w16 w16cex w16sdtdh">
  <w:zoom w:percent="150"/>
  <w:proofState w:spelling="clean" w:grammar="clean"/>
  <w:defaultTabStop w:val="720"/>
  <w:drawingGridHorizontalSpacing w:val="110"/>
  <w:displayHorizontalDrawingGridEvery w:val="2"/>
  <w:characterSpacingControl w:val="doNotCompress"/>
  <w:hdrShapeDefaults>
    <o:shapedefaults v:ext="edit" spidmax="2049"/>
  </w:hdrShapeDefaults>
  <w:footnotePr>
    <w:footnote w:id="-1"/>
    <w:footnote w:id="0"/>
    <w:footnote w:id="1"/>
  </w:footnotePr>
  <w:endnotePr>
    <w:endnote w:id="-1"/>
    <w:endnote w:id="0"/>
    <w:endnote w:id="1"/>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4068C5"/>
    <w:rsid w:val="00003EAE"/>
    <w:rsid w:val="000053E2"/>
    <w:rsid w:val="000064FD"/>
    <w:rsid w:val="0001113C"/>
    <w:rsid w:val="00013AF2"/>
    <w:rsid w:val="0002016E"/>
    <w:rsid w:val="00025DB8"/>
    <w:rsid w:val="00033C9B"/>
    <w:rsid w:val="00037357"/>
    <w:rsid w:val="000374ED"/>
    <w:rsid w:val="000375B2"/>
    <w:rsid w:val="00040696"/>
    <w:rsid w:val="000438DC"/>
    <w:rsid w:val="0004787A"/>
    <w:rsid w:val="00053A18"/>
    <w:rsid w:val="00060FAB"/>
    <w:rsid w:val="000673EC"/>
    <w:rsid w:val="00067905"/>
    <w:rsid w:val="00072940"/>
    <w:rsid w:val="00077BBB"/>
    <w:rsid w:val="000811E9"/>
    <w:rsid w:val="00083D48"/>
    <w:rsid w:val="000870C8"/>
    <w:rsid w:val="00090126"/>
    <w:rsid w:val="00095B70"/>
    <w:rsid w:val="000A0097"/>
    <w:rsid w:val="000A1233"/>
    <w:rsid w:val="000A129A"/>
    <w:rsid w:val="000A1A28"/>
    <w:rsid w:val="000A705C"/>
    <w:rsid w:val="000A733D"/>
    <w:rsid w:val="000A7E79"/>
    <w:rsid w:val="000B431D"/>
    <w:rsid w:val="000B789E"/>
    <w:rsid w:val="000C7501"/>
    <w:rsid w:val="000C755B"/>
    <w:rsid w:val="000D03FC"/>
    <w:rsid w:val="000D1888"/>
    <w:rsid w:val="000D2CE4"/>
    <w:rsid w:val="000D4317"/>
    <w:rsid w:val="000D6884"/>
    <w:rsid w:val="000E11C6"/>
    <w:rsid w:val="000E2AC0"/>
    <w:rsid w:val="000E30E6"/>
    <w:rsid w:val="000E4ECD"/>
    <w:rsid w:val="001040B0"/>
    <w:rsid w:val="001076B8"/>
    <w:rsid w:val="001125F8"/>
    <w:rsid w:val="00114642"/>
    <w:rsid w:val="00115987"/>
    <w:rsid w:val="00117702"/>
    <w:rsid w:val="00120874"/>
    <w:rsid w:val="001248E4"/>
    <w:rsid w:val="00125B77"/>
    <w:rsid w:val="00130D91"/>
    <w:rsid w:val="00135165"/>
    <w:rsid w:val="00137929"/>
    <w:rsid w:val="00140DB5"/>
    <w:rsid w:val="00141C66"/>
    <w:rsid w:val="001522C0"/>
    <w:rsid w:val="00161D06"/>
    <w:rsid w:val="00165884"/>
    <w:rsid w:val="00170A59"/>
    <w:rsid w:val="001769E6"/>
    <w:rsid w:val="00183ACD"/>
    <w:rsid w:val="00183BB5"/>
    <w:rsid w:val="0019258F"/>
    <w:rsid w:val="00194B5A"/>
    <w:rsid w:val="001A28E0"/>
    <w:rsid w:val="001A422A"/>
    <w:rsid w:val="001A7349"/>
    <w:rsid w:val="001B0157"/>
    <w:rsid w:val="001B3769"/>
    <w:rsid w:val="001B55BD"/>
    <w:rsid w:val="001B7AC0"/>
    <w:rsid w:val="001B7B0A"/>
    <w:rsid w:val="001C4CE8"/>
    <w:rsid w:val="001C5766"/>
    <w:rsid w:val="001C6ECD"/>
    <w:rsid w:val="001E191B"/>
    <w:rsid w:val="001E3E66"/>
    <w:rsid w:val="001E5466"/>
    <w:rsid w:val="001E781D"/>
    <w:rsid w:val="001F5C0F"/>
    <w:rsid w:val="001F71B0"/>
    <w:rsid w:val="001F7C5E"/>
    <w:rsid w:val="00200C4E"/>
    <w:rsid w:val="00201B2B"/>
    <w:rsid w:val="002110D2"/>
    <w:rsid w:val="00215CFD"/>
    <w:rsid w:val="00224D03"/>
    <w:rsid w:val="002334C6"/>
    <w:rsid w:val="002359B6"/>
    <w:rsid w:val="00242340"/>
    <w:rsid w:val="002437A8"/>
    <w:rsid w:val="00244ABE"/>
    <w:rsid w:val="002463C1"/>
    <w:rsid w:val="002474B4"/>
    <w:rsid w:val="00252481"/>
    <w:rsid w:val="00252FEE"/>
    <w:rsid w:val="002556C5"/>
    <w:rsid w:val="00255A66"/>
    <w:rsid w:val="00260C7E"/>
    <w:rsid w:val="00261F32"/>
    <w:rsid w:val="002620DB"/>
    <w:rsid w:val="00265560"/>
    <w:rsid w:val="0026630C"/>
    <w:rsid w:val="0027320E"/>
    <w:rsid w:val="0027412E"/>
    <w:rsid w:val="0027621F"/>
    <w:rsid w:val="00276967"/>
    <w:rsid w:val="00286CBB"/>
    <w:rsid w:val="00287A86"/>
    <w:rsid w:val="00291E3C"/>
    <w:rsid w:val="00297444"/>
    <w:rsid w:val="002A0145"/>
    <w:rsid w:val="002A2073"/>
    <w:rsid w:val="002B16A3"/>
    <w:rsid w:val="002B35E1"/>
    <w:rsid w:val="002B3D5C"/>
    <w:rsid w:val="002C13AE"/>
    <w:rsid w:val="002C5FB7"/>
    <w:rsid w:val="002E5116"/>
    <w:rsid w:val="002E6FAD"/>
    <w:rsid w:val="003006CF"/>
    <w:rsid w:val="00301547"/>
    <w:rsid w:val="003037C9"/>
    <w:rsid w:val="00303C98"/>
    <w:rsid w:val="0030550D"/>
    <w:rsid w:val="0030727C"/>
    <w:rsid w:val="00317F82"/>
    <w:rsid w:val="003202A6"/>
    <w:rsid w:val="00320795"/>
    <w:rsid w:val="00321A2F"/>
    <w:rsid w:val="00323DBD"/>
    <w:rsid w:val="00325E6C"/>
    <w:rsid w:val="00341B87"/>
    <w:rsid w:val="0034339E"/>
    <w:rsid w:val="00363314"/>
    <w:rsid w:val="00365647"/>
    <w:rsid w:val="00372F6D"/>
    <w:rsid w:val="0037530E"/>
    <w:rsid w:val="0037653D"/>
    <w:rsid w:val="003778FF"/>
    <w:rsid w:val="00380002"/>
    <w:rsid w:val="00382D2F"/>
    <w:rsid w:val="00386543"/>
    <w:rsid w:val="00391FDB"/>
    <w:rsid w:val="0039623D"/>
    <w:rsid w:val="003A3B38"/>
    <w:rsid w:val="003B5B38"/>
    <w:rsid w:val="003B741B"/>
    <w:rsid w:val="003C0D64"/>
    <w:rsid w:val="003C6D7B"/>
    <w:rsid w:val="003D2C96"/>
    <w:rsid w:val="003D66B8"/>
    <w:rsid w:val="003E1D63"/>
    <w:rsid w:val="003E5DDB"/>
    <w:rsid w:val="003E6C07"/>
    <w:rsid w:val="003E7F5C"/>
    <w:rsid w:val="003F0D8D"/>
    <w:rsid w:val="003F46BD"/>
    <w:rsid w:val="003F61A6"/>
    <w:rsid w:val="003F6F9F"/>
    <w:rsid w:val="00402AE6"/>
    <w:rsid w:val="00404177"/>
    <w:rsid w:val="004068C5"/>
    <w:rsid w:val="004118FA"/>
    <w:rsid w:val="004133DF"/>
    <w:rsid w:val="00413962"/>
    <w:rsid w:val="00420431"/>
    <w:rsid w:val="0042344D"/>
    <w:rsid w:val="0043051A"/>
    <w:rsid w:val="0043208D"/>
    <w:rsid w:val="00433CDB"/>
    <w:rsid w:val="0043400D"/>
    <w:rsid w:val="004343B9"/>
    <w:rsid w:val="00434DF4"/>
    <w:rsid w:val="00435151"/>
    <w:rsid w:val="00435A12"/>
    <w:rsid w:val="00435E74"/>
    <w:rsid w:val="004374C3"/>
    <w:rsid w:val="004462A6"/>
    <w:rsid w:val="004514F4"/>
    <w:rsid w:val="00451C07"/>
    <w:rsid w:val="004520C0"/>
    <w:rsid w:val="00456CA9"/>
    <w:rsid w:val="004706FF"/>
    <w:rsid w:val="0047115A"/>
    <w:rsid w:val="004735FC"/>
    <w:rsid w:val="00476328"/>
    <w:rsid w:val="00476D41"/>
    <w:rsid w:val="00481852"/>
    <w:rsid w:val="0048210E"/>
    <w:rsid w:val="00490B39"/>
    <w:rsid w:val="00490C8C"/>
    <w:rsid w:val="0049506E"/>
    <w:rsid w:val="00495684"/>
    <w:rsid w:val="00497D6C"/>
    <w:rsid w:val="004A1838"/>
    <w:rsid w:val="004A2B48"/>
    <w:rsid w:val="004A2FC0"/>
    <w:rsid w:val="004A4966"/>
    <w:rsid w:val="004B46CD"/>
    <w:rsid w:val="004B4ABE"/>
    <w:rsid w:val="004B5808"/>
    <w:rsid w:val="004B614D"/>
    <w:rsid w:val="004C17E7"/>
    <w:rsid w:val="004C1CC4"/>
    <w:rsid w:val="004C4B0F"/>
    <w:rsid w:val="004C5945"/>
    <w:rsid w:val="004D0727"/>
    <w:rsid w:val="004D3AFE"/>
    <w:rsid w:val="004D4BF6"/>
    <w:rsid w:val="004F0BF1"/>
    <w:rsid w:val="004F2FD3"/>
    <w:rsid w:val="0050169A"/>
    <w:rsid w:val="005024E7"/>
    <w:rsid w:val="00502FDA"/>
    <w:rsid w:val="00503182"/>
    <w:rsid w:val="00506F48"/>
    <w:rsid w:val="00510FBE"/>
    <w:rsid w:val="005236A8"/>
    <w:rsid w:val="00531F94"/>
    <w:rsid w:val="00533C40"/>
    <w:rsid w:val="00534771"/>
    <w:rsid w:val="0053666C"/>
    <w:rsid w:val="005425AB"/>
    <w:rsid w:val="005754B8"/>
    <w:rsid w:val="005811CA"/>
    <w:rsid w:val="00582389"/>
    <w:rsid w:val="00582BB6"/>
    <w:rsid w:val="00594D66"/>
    <w:rsid w:val="005965FC"/>
    <w:rsid w:val="0059676B"/>
    <w:rsid w:val="005A0184"/>
    <w:rsid w:val="005A3824"/>
    <w:rsid w:val="005A3972"/>
    <w:rsid w:val="005A6E08"/>
    <w:rsid w:val="005A776B"/>
    <w:rsid w:val="005B69BC"/>
    <w:rsid w:val="005C0746"/>
    <w:rsid w:val="005C28A4"/>
    <w:rsid w:val="005C2F96"/>
    <w:rsid w:val="005C5CD2"/>
    <w:rsid w:val="005C6593"/>
    <w:rsid w:val="005C7037"/>
    <w:rsid w:val="005D0F4C"/>
    <w:rsid w:val="005D1171"/>
    <w:rsid w:val="005D43A4"/>
    <w:rsid w:val="005D554D"/>
    <w:rsid w:val="005D62A1"/>
    <w:rsid w:val="005E5B11"/>
    <w:rsid w:val="005E637C"/>
    <w:rsid w:val="005F120F"/>
    <w:rsid w:val="005F355D"/>
    <w:rsid w:val="005F4A77"/>
    <w:rsid w:val="0060462B"/>
    <w:rsid w:val="00605CAB"/>
    <w:rsid w:val="0060625C"/>
    <w:rsid w:val="0061027E"/>
    <w:rsid w:val="00624BE4"/>
    <w:rsid w:val="006328F3"/>
    <w:rsid w:val="00640841"/>
    <w:rsid w:val="00640C17"/>
    <w:rsid w:val="00642923"/>
    <w:rsid w:val="00642F64"/>
    <w:rsid w:val="00650C08"/>
    <w:rsid w:val="00650ED2"/>
    <w:rsid w:val="00653B64"/>
    <w:rsid w:val="0065673A"/>
    <w:rsid w:val="0066059C"/>
    <w:rsid w:val="00662D20"/>
    <w:rsid w:val="00665AFF"/>
    <w:rsid w:val="00681546"/>
    <w:rsid w:val="00683A3F"/>
    <w:rsid w:val="006842A0"/>
    <w:rsid w:val="006848CB"/>
    <w:rsid w:val="0068507E"/>
    <w:rsid w:val="00692674"/>
    <w:rsid w:val="00694921"/>
    <w:rsid w:val="006A116E"/>
    <w:rsid w:val="006A4ED3"/>
    <w:rsid w:val="006B69D2"/>
    <w:rsid w:val="006C06A7"/>
    <w:rsid w:val="006C7055"/>
    <w:rsid w:val="006D36F4"/>
    <w:rsid w:val="006D599C"/>
    <w:rsid w:val="006D59BA"/>
    <w:rsid w:val="006D760E"/>
    <w:rsid w:val="006E0127"/>
    <w:rsid w:val="006E3E10"/>
    <w:rsid w:val="006E74B0"/>
    <w:rsid w:val="006F10FE"/>
    <w:rsid w:val="006F2B20"/>
    <w:rsid w:val="006F3386"/>
    <w:rsid w:val="006F3E3F"/>
    <w:rsid w:val="006F546F"/>
    <w:rsid w:val="006F5520"/>
    <w:rsid w:val="006F642D"/>
    <w:rsid w:val="00700864"/>
    <w:rsid w:val="00703E9E"/>
    <w:rsid w:val="00713F48"/>
    <w:rsid w:val="007144DC"/>
    <w:rsid w:val="0071674E"/>
    <w:rsid w:val="00717DBA"/>
    <w:rsid w:val="007276A3"/>
    <w:rsid w:val="00731F6E"/>
    <w:rsid w:val="0073506B"/>
    <w:rsid w:val="00736315"/>
    <w:rsid w:val="007457B7"/>
    <w:rsid w:val="007460A8"/>
    <w:rsid w:val="007527AE"/>
    <w:rsid w:val="007539F4"/>
    <w:rsid w:val="00763A80"/>
    <w:rsid w:val="00765E49"/>
    <w:rsid w:val="00766025"/>
    <w:rsid w:val="0076647C"/>
    <w:rsid w:val="007714EC"/>
    <w:rsid w:val="00774837"/>
    <w:rsid w:val="007749FE"/>
    <w:rsid w:val="00776EC2"/>
    <w:rsid w:val="00777765"/>
    <w:rsid w:val="00785B4C"/>
    <w:rsid w:val="00786DE6"/>
    <w:rsid w:val="007912EC"/>
    <w:rsid w:val="00793B54"/>
    <w:rsid w:val="00794263"/>
    <w:rsid w:val="00794756"/>
    <w:rsid w:val="007965B7"/>
    <w:rsid w:val="007A0700"/>
    <w:rsid w:val="007A214E"/>
    <w:rsid w:val="007A41E1"/>
    <w:rsid w:val="007B2EA0"/>
    <w:rsid w:val="007B6A07"/>
    <w:rsid w:val="007C352D"/>
    <w:rsid w:val="007C3BDB"/>
    <w:rsid w:val="007C44FD"/>
    <w:rsid w:val="007C532E"/>
    <w:rsid w:val="007C7496"/>
    <w:rsid w:val="007D1859"/>
    <w:rsid w:val="007D2119"/>
    <w:rsid w:val="007D3C65"/>
    <w:rsid w:val="007D5A21"/>
    <w:rsid w:val="007D5A30"/>
    <w:rsid w:val="007E24FB"/>
    <w:rsid w:val="007E296B"/>
    <w:rsid w:val="007E78D7"/>
    <w:rsid w:val="007F059F"/>
    <w:rsid w:val="007F4C18"/>
    <w:rsid w:val="007F4C9C"/>
    <w:rsid w:val="007F7B2F"/>
    <w:rsid w:val="00801069"/>
    <w:rsid w:val="008042C3"/>
    <w:rsid w:val="00804A66"/>
    <w:rsid w:val="0080613E"/>
    <w:rsid w:val="008061DB"/>
    <w:rsid w:val="00806AD6"/>
    <w:rsid w:val="008073F5"/>
    <w:rsid w:val="00810DE8"/>
    <w:rsid w:val="00815001"/>
    <w:rsid w:val="008241EB"/>
    <w:rsid w:val="008248AB"/>
    <w:rsid w:val="00833EFF"/>
    <w:rsid w:val="0083615B"/>
    <w:rsid w:val="008376A1"/>
    <w:rsid w:val="00843541"/>
    <w:rsid w:val="00843C3B"/>
    <w:rsid w:val="00852BF1"/>
    <w:rsid w:val="00860C97"/>
    <w:rsid w:val="008635E6"/>
    <w:rsid w:val="00866F8E"/>
    <w:rsid w:val="0086728A"/>
    <w:rsid w:val="00873040"/>
    <w:rsid w:val="00873C77"/>
    <w:rsid w:val="00881A09"/>
    <w:rsid w:val="0088471B"/>
    <w:rsid w:val="00887B47"/>
    <w:rsid w:val="00890AC8"/>
    <w:rsid w:val="008922D0"/>
    <w:rsid w:val="00892E8C"/>
    <w:rsid w:val="00894F67"/>
    <w:rsid w:val="008A50F7"/>
    <w:rsid w:val="008A5B6B"/>
    <w:rsid w:val="008A6D55"/>
    <w:rsid w:val="008B53BB"/>
    <w:rsid w:val="008B658B"/>
    <w:rsid w:val="008C11B1"/>
    <w:rsid w:val="008D2495"/>
    <w:rsid w:val="008E4E2B"/>
    <w:rsid w:val="008E5EAD"/>
    <w:rsid w:val="008E6D89"/>
    <w:rsid w:val="008E7672"/>
    <w:rsid w:val="008F0AFD"/>
    <w:rsid w:val="008F0EAB"/>
    <w:rsid w:val="008F1CC6"/>
    <w:rsid w:val="008F24D7"/>
    <w:rsid w:val="009013AB"/>
    <w:rsid w:val="00901612"/>
    <w:rsid w:val="00901F79"/>
    <w:rsid w:val="0090232A"/>
    <w:rsid w:val="009065DB"/>
    <w:rsid w:val="00907319"/>
    <w:rsid w:val="00915100"/>
    <w:rsid w:val="00915F66"/>
    <w:rsid w:val="00917A5D"/>
    <w:rsid w:val="009220D4"/>
    <w:rsid w:val="00925784"/>
    <w:rsid w:val="00932B84"/>
    <w:rsid w:val="00933149"/>
    <w:rsid w:val="0093766F"/>
    <w:rsid w:val="00937711"/>
    <w:rsid w:val="00937731"/>
    <w:rsid w:val="0094038D"/>
    <w:rsid w:val="00941FDB"/>
    <w:rsid w:val="009445B5"/>
    <w:rsid w:val="00951AED"/>
    <w:rsid w:val="009618B9"/>
    <w:rsid w:val="0096501F"/>
    <w:rsid w:val="009658F8"/>
    <w:rsid w:val="009659AC"/>
    <w:rsid w:val="009707D3"/>
    <w:rsid w:val="00974341"/>
    <w:rsid w:val="009756AA"/>
    <w:rsid w:val="009762B5"/>
    <w:rsid w:val="00976FF4"/>
    <w:rsid w:val="00981A24"/>
    <w:rsid w:val="00982001"/>
    <w:rsid w:val="0098731E"/>
    <w:rsid w:val="009878B0"/>
    <w:rsid w:val="009902E3"/>
    <w:rsid w:val="009A21DA"/>
    <w:rsid w:val="009A426D"/>
    <w:rsid w:val="009A7914"/>
    <w:rsid w:val="009B005B"/>
    <w:rsid w:val="009B027D"/>
    <w:rsid w:val="009B3E8D"/>
    <w:rsid w:val="009B4356"/>
    <w:rsid w:val="009B5B48"/>
    <w:rsid w:val="009C4046"/>
    <w:rsid w:val="009C43A7"/>
    <w:rsid w:val="009C6854"/>
    <w:rsid w:val="009D31A1"/>
    <w:rsid w:val="009D4333"/>
    <w:rsid w:val="009D5652"/>
    <w:rsid w:val="009E5DF4"/>
    <w:rsid w:val="009E7968"/>
    <w:rsid w:val="009F2553"/>
    <w:rsid w:val="009F2B8C"/>
    <w:rsid w:val="00A037A6"/>
    <w:rsid w:val="00A1015B"/>
    <w:rsid w:val="00A23B9F"/>
    <w:rsid w:val="00A23C89"/>
    <w:rsid w:val="00A27E24"/>
    <w:rsid w:val="00A31619"/>
    <w:rsid w:val="00A32177"/>
    <w:rsid w:val="00A34874"/>
    <w:rsid w:val="00A361EC"/>
    <w:rsid w:val="00A41E55"/>
    <w:rsid w:val="00A420A2"/>
    <w:rsid w:val="00A437FA"/>
    <w:rsid w:val="00A476B2"/>
    <w:rsid w:val="00A5087A"/>
    <w:rsid w:val="00A54DF9"/>
    <w:rsid w:val="00A61327"/>
    <w:rsid w:val="00A63019"/>
    <w:rsid w:val="00A72AE4"/>
    <w:rsid w:val="00A867C8"/>
    <w:rsid w:val="00A87FDD"/>
    <w:rsid w:val="00A96E51"/>
    <w:rsid w:val="00AB0DAC"/>
    <w:rsid w:val="00AB0F68"/>
    <w:rsid w:val="00AB2651"/>
    <w:rsid w:val="00AB713F"/>
    <w:rsid w:val="00AB7ADD"/>
    <w:rsid w:val="00AB7E71"/>
    <w:rsid w:val="00AC316F"/>
    <w:rsid w:val="00AC5FD4"/>
    <w:rsid w:val="00AD1B75"/>
    <w:rsid w:val="00AD6C8A"/>
    <w:rsid w:val="00AF3C94"/>
    <w:rsid w:val="00AF3F77"/>
    <w:rsid w:val="00AF57C1"/>
    <w:rsid w:val="00B03C63"/>
    <w:rsid w:val="00B04C37"/>
    <w:rsid w:val="00B07C12"/>
    <w:rsid w:val="00B11EC9"/>
    <w:rsid w:val="00B13AEA"/>
    <w:rsid w:val="00B247E0"/>
    <w:rsid w:val="00B27386"/>
    <w:rsid w:val="00B4760F"/>
    <w:rsid w:val="00B530FF"/>
    <w:rsid w:val="00B546C0"/>
    <w:rsid w:val="00B55821"/>
    <w:rsid w:val="00B55FC1"/>
    <w:rsid w:val="00B73033"/>
    <w:rsid w:val="00B83B24"/>
    <w:rsid w:val="00B94B8A"/>
    <w:rsid w:val="00BA0551"/>
    <w:rsid w:val="00BA5012"/>
    <w:rsid w:val="00BA55C3"/>
    <w:rsid w:val="00BB0263"/>
    <w:rsid w:val="00BB675D"/>
    <w:rsid w:val="00BB6FCE"/>
    <w:rsid w:val="00BB79D1"/>
    <w:rsid w:val="00BB7C09"/>
    <w:rsid w:val="00BC0DE3"/>
    <w:rsid w:val="00BC432D"/>
    <w:rsid w:val="00BC4B7E"/>
    <w:rsid w:val="00BD560D"/>
    <w:rsid w:val="00BE3E5B"/>
    <w:rsid w:val="00BE6D98"/>
    <w:rsid w:val="00BF048A"/>
    <w:rsid w:val="00BF1277"/>
    <w:rsid w:val="00BF16A3"/>
    <w:rsid w:val="00BF4A0B"/>
    <w:rsid w:val="00BF6592"/>
    <w:rsid w:val="00BF7C8C"/>
    <w:rsid w:val="00C0719A"/>
    <w:rsid w:val="00C07D91"/>
    <w:rsid w:val="00C07EC7"/>
    <w:rsid w:val="00C128B7"/>
    <w:rsid w:val="00C152E6"/>
    <w:rsid w:val="00C20CE4"/>
    <w:rsid w:val="00C220FE"/>
    <w:rsid w:val="00C249B9"/>
    <w:rsid w:val="00C2529D"/>
    <w:rsid w:val="00C259FB"/>
    <w:rsid w:val="00C34689"/>
    <w:rsid w:val="00C36BAF"/>
    <w:rsid w:val="00C4073C"/>
    <w:rsid w:val="00C43FA5"/>
    <w:rsid w:val="00C53767"/>
    <w:rsid w:val="00C561B2"/>
    <w:rsid w:val="00C570E9"/>
    <w:rsid w:val="00C627D3"/>
    <w:rsid w:val="00C6736E"/>
    <w:rsid w:val="00C67E8C"/>
    <w:rsid w:val="00C70594"/>
    <w:rsid w:val="00C753FD"/>
    <w:rsid w:val="00C801C7"/>
    <w:rsid w:val="00C8672D"/>
    <w:rsid w:val="00C87185"/>
    <w:rsid w:val="00C8747D"/>
    <w:rsid w:val="00C9329F"/>
    <w:rsid w:val="00C933D8"/>
    <w:rsid w:val="00C96B1D"/>
    <w:rsid w:val="00CA10DD"/>
    <w:rsid w:val="00CA275A"/>
    <w:rsid w:val="00CA606A"/>
    <w:rsid w:val="00CA7486"/>
    <w:rsid w:val="00CA7C29"/>
    <w:rsid w:val="00CC0300"/>
    <w:rsid w:val="00CC0DE2"/>
    <w:rsid w:val="00CC2A21"/>
    <w:rsid w:val="00CC5ACA"/>
    <w:rsid w:val="00CC795D"/>
    <w:rsid w:val="00CD702E"/>
    <w:rsid w:val="00CE061A"/>
    <w:rsid w:val="00CE0810"/>
    <w:rsid w:val="00CE50F1"/>
    <w:rsid w:val="00CE60C6"/>
    <w:rsid w:val="00CE6DA4"/>
    <w:rsid w:val="00CF296A"/>
    <w:rsid w:val="00CF3962"/>
    <w:rsid w:val="00CF7BB9"/>
    <w:rsid w:val="00D0085C"/>
    <w:rsid w:val="00D030E8"/>
    <w:rsid w:val="00D040F6"/>
    <w:rsid w:val="00D1056C"/>
    <w:rsid w:val="00D1404E"/>
    <w:rsid w:val="00D200B7"/>
    <w:rsid w:val="00D24F1C"/>
    <w:rsid w:val="00D2538E"/>
    <w:rsid w:val="00D31119"/>
    <w:rsid w:val="00D35D82"/>
    <w:rsid w:val="00D36A7F"/>
    <w:rsid w:val="00D434A3"/>
    <w:rsid w:val="00D518EB"/>
    <w:rsid w:val="00D52FFA"/>
    <w:rsid w:val="00D55D88"/>
    <w:rsid w:val="00D579B2"/>
    <w:rsid w:val="00D704B8"/>
    <w:rsid w:val="00D71721"/>
    <w:rsid w:val="00D73113"/>
    <w:rsid w:val="00D7515E"/>
    <w:rsid w:val="00D82B0A"/>
    <w:rsid w:val="00D84AEA"/>
    <w:rsid w:val="00D96028"/>
    <w:rsid w:val="00D96C72"/>
    <w:rsid w:val="00DA4DB6"/>
    <w:rsid w:val="00DA7DBD"/>
    <w:rsid w:val="00DD3529"/>
    <w:rsid w:val="00DD5CFC"/>
    <w:rsid w:val="00DE56F6"/>
    <w:rsid w:val="00E01AF2"/>
    <w:rsid w:val="00E04C4B"/>
    <w:rsid w:val="00E07151"/>
    <w:rsid w:val="00E10986"/>
    <w:rsid w:val="00E10B34"/>
    <w:rsid w:val="00E12B97"/>
    <w:rsid w:val="00E13059"/>
    <w:rsid w:val="00E13242"/>
    <w:rsid w:val="00E148CC"/>
    <w:rsid w:val="00E219D1"/>
    <w:rsid w:val="00E22C38"/>
    <w:rsid w:val="00E33774"/>
    <w:rsid w:val="00E3746F"/>
    <w:rsid w:val="00E461D5"/>
    <w:rsid w:val="00E54785"/>
    <w:rsid w:val="00E56F0A"/>
    <w:rsid w:val="00E63A49"/>
    <w:rsid w:val="00E64430"/>
    <w:rsid w:val="00E6650F"/>
    <w:rsid w:val="00E733B1"/>
    <w:rsid w:val="00E73794"/>
    <w:rsid w:val="00E75308"/>
    <w:rsid w:val="00E76C52"/>
    <w:rsid w:val="00E82282"/>
    <w:rsid w:val="00E874F4"/>
    <w:rsid w:val="00E90FF7"/>
    <w:rsid w:val="00E935FF"/>
    <w:rsid w:val="00E939A9"/>
    <w:rsid w:val="00E94C99"/>
    <w:rsid w:val="00E94FCF"/>
    <w:rsid w:val="00EA18B0"/>
    <w:rsid w:val="00EA2A4B"/>
    <w:rsid w:val="00EA459F"/>
    <w:rsid w:val="00EA775F"/>
    <w:rsid w:val="00EB050A"/>
    <w:rsid w:val="00EB2C32"/>
    <w:rsid w:val="00EC05C1"/>
    <w:rsid w:val="00EC0EDC"/>
    <w:rsid w:val="00EC2A69"/>
    <w:rsid w:val="00EC41FD"/>
    <w:rsid w:val="00EC51BB"/>
    <w:rsid w:val="00EC6FFE"/>
    <w:rsid w:val="00ED01FA"/>
    <w:rsid w:val="00ED19B5"/>
    <w:rsid w:val="00ED7AB8"/>
    <w:rsid w:val="00EE1E55"/>
    <w:rsid w:val="00EF4A4D"/>
    <w:rsid w:val="00EF7B17"/>
    <w:rsid w:val="00F005B6"/>
    <w:rsid w:val="00F14256"/>
    <w:rsid w:val="00F16136"/>
    <w:rsid w:val="00F235E0"/>
    <w:rsid w:val="00F305E3"/>
    <w:rsid w:val="00F35234"/>
    <w:rsid w:val="00F35E12"/>
    <w:rsid w:val="00F43B94"/>
    <w:rsid w:val="00F50948"/>
    <w:rsid w:val="00F51C49"/>
    <w:rsid w:val="00F5375E"/>
    <w:rsid w:val="00F55163"/>
    <w:rsid w:val="00F56CD3"/>
    <w:rsid w:val="00F6569A"/>
    <w:rsid w:val="00F67845"/>
    <w:rsid w:val="00F67877"/>
    <w:rsid w:val="00F707D2"/>
    <w:rsid w:val="00F7470C"/>
    <w:rsid w:val="00F75528"/>
    <w:rsid w:val="00F75835"/>
    <w:rsid w:val="00F767E6"/>
    <w:rsid w:val="00F77BA5"/>
    <w:rsid w:val="00F81B70"/>
    <w:rsid w:val="00F82DAF"/>
    <w:rsid w:val="00F84225"/>
    <w:rsid w:val="00F842BD"/>
    <w:rsid w:val="00F86F8E"/>
    <w:rsid w:val="00F9042A"/>
    <w:rsid w:val="00F93103"/>
    <w:rsid w:val="00FA557F"/>
    <w:rsid w:val="00FB5FC8"/>
    <w:rsid w:val="00FC72B4"/>
    <w:rsid w:val="00FD107F"/>
    <w:rsid w:val="00FE57AF"/>
    <w:rsid w:val="00FE6539"/>
    <w:rsid w:val="00FE66AA"/>
    <w:rsid w:val="00FF0940"/>
    <w:rsid w:val="00FF262F"/>
    <w:rsid w:val="00FF6E70"/>
    <w:rsid w:val="049758E6"/>
    <w:rsid w:val="074E31F3"/>
    <w:rsid w:val="0E435D04"/>
    <w:rsid w:val="11F05839"/>
    <w:rsid w:val="16D01D74"/>
    <w:rsid w:val="19A5982C"/>
    <w:rsid w:val="1E04C2A8"/>
    <w:rsid w:val="2CE371F8"/>
    <w:rsid w:val="2DE21BAA"/>
    <w:rsid w:val="2FD6EDBE"/>
    <w:rsid w:val="34C53921"/>
    <w:rsid w:val="35736DAD"/>
    <w:rsid w:val="3FBB9FC6"/>
    <w:rsid w:val="4514BE35"/>
    <w:rsid w:val="4DE677D3"/>
    <w:rsid w:val="4F4A0B88"/>
    <w:rsid w:val="55C96E12"/>
    <w:rsid w:val="69F53BF6"/>
    <w:rsid w:val="6B0A3494"/>
    <w:rsid w:val="6FF76C74"/>
    <w:rsid w:val="7D3E94D8"/>
  </w:rsids>
  <m:mathPr>
    <m:mathFont m:val="Cambria Math"/>
    <m:brkBin m:val="before"/>
    <m:brkBinSub m:val="--"/>
    <m:smallFrac m:val="0"/>
    <m:dispDef/>
    <m:lMargin m:val="0"/>
    <m:rMargin m:val="0"/>
    <m:defJc m:val="centerGroup"/>
    <m:wrapIndent m:val="1440"/>
    <m:intLim m:val="subSup"/>
    <m:naryLim m:val="undOvr"/>
  </m:mathPr>
  <w:themeFontLang w:val="en-GB" w:eastAsia="ja-JP" w:bidi="ar-SA"/>
  <w:clrSchemeMapping w:bg1="light1" w:t1="dark1" w:bg2="light2" w:t2="dark2" w:accent1="accent1" w:accent2="accent2" w:accent3="accent3" w:accent4="accent4" w:accent5="accent5" w:accent6="accent6" w:hyperlink="hyperlink" w:followedHyperlink="followedHyperlink"/>
  <w:doNotAutoCompressPictures/>
  <w:shapeDefaults>
    <o:shapedefaults v:ext="edit" spidmax="2049"/>
    <o:shapelayout v:ext="edit">
      <o:idmap v:ext="edit" data="1"/>
    </o:shapelayout>
  </w:shapeDefaults>
  <w:decimalSymbol w:val="."/>
  <w:listSeparator w:val=","/>
  <w14:docId w14:val="5E70E709"/>
  <w15:docId w15:val="{4848674E-4A00-034F-B493-92BAB6BB4489}"/>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ocDefaults>
    <w:rPrDefault>
      <w:rPr>
        <w:rFonts w:ascii="Calibri Light" w:eastAsiaTheme="minorHAnsi" w:hAnsi="Calibri Light" w:cstheme="minorBidi"/>
        <w:color w:val="414141"/>
        <w:sz w:val="22"/>
        <w:szCs w:val="22"/>
        <w:lang w:val="en-GB" w:eastAsia="en-US" w:bidi="ar-SA"/>
      </w:rPr>
    </w:rPrDefault>
    <w:pPrDefault>
      <w:pPr>
        <w:spacing w:after="200" w:line="276"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lsdException w:name="heading 4" w:semiHidden="1" w:uiPriority="9" w:unhideWhenUsed="1"/>
    <w:lsdException w:name="heading 5" w:semiHidden="1" w:uiPriority="9" w:unhideWhenUsed="1"/>
    <w:lsdException w:name="heading 6" w:semiHidden="1" w:uiPriority="9" w:unhideWhenUsed="1"/>
    <w:lsdException w:name="heading 7" w:semiHidden="1" w:uiPriority="9" w:unhideWhenUsed="1"/>
    <w:lsdException w:name="heading 8" w:semiHidden="1" w:uiPriority="9" w:unhideWhenUsed="1"/>
    <w:lsdException w:name="heading 9" w:semiHidden="1" w:uiPriority="9" w:unhideWhenUsed="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lsdException w:name="Emphasis" w:uiPriority="20"/>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59"/>
    <w:lsdException w:name="Table Theme" w:semiHidden="1" w:unhideWhenUsed="1"/>
    <w:lsdException w:name="Placeholder Text" w:semiHidden="1"/>
    <w:lsdException w:name="No Spacing" w:uiPriority="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lsdException w:name="Quote" w:uiPriority="29"/>
    <w:lsdException w:name="Intense Quote" w:uiPriority="30"/>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lsdException w:name="Intense Emphasis" w:uiPriority="21"/>
    <w:lsdException w:name="Subtle Reference" w:uiPriority="31"/>
    <w:lsdException w:name="Intense Reference" w:uiPriority="32"/>
    <w:lsdException w:name="Book Title" w:uiPriority="33"/>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Link" w:semiHidden="1" w:unhideWhenUsed="1"/>
  </w:latentStyles>
  <w:style w:type="paragraph" w:default="1" w:styleId="Normal">
    <w:name w:val="Normal"/>
    <w:qFormat/>
    <w:rsid w:val="006F5520"/>
  </w:style>
  <w:style w:type="paragraph" w:styleId="Heading1">
    <w:name w:val="heading 1"/>
    <w:basedOn w:val="Normal"/>
    <w:next w:val="Normal"/>
    <w:link w:val="Heading1Char"/>
    <w:uiPriority w:val="9"/>
    <w:qFormat/>
    <w:rsid w:val="006F5520"/>
    <w:pPr>
      <w:keepNext/>
      <w:keepLines/>
      <w:spacing w:before="480" w:after="0"/>
      <w:outlineLvl w:val="0"/>
    </w:pPr>
    <w:rPr>
      <w:rFonts w:eastAsiaTheme="majorEastAsia" w:cstheme="majorBidi"/>
      <w:bCs/>
      <w:color w:val="29ABE2"/>
      <w:sz w:val="28"/>
      <w:szCs w:val="28"/>
    </w:rPr>
  </w:style>
  <w:style w:type="paragraph" w:styleId="Heading2">
    <w:name w:val="heading 2"/>
    <w:basedOn w:val="Normal"/>
    <w:next w:val="Normal"/>
    <w:link w:val="Heading2Char"/>
    <w:uiPriority w:val="9"/>
    <w:unhideWhenUsed/>
    <w:qFormat/>
    <w:rsid w:val="006F5520"/>
    <w:pPr>
      <w:keepNext/>
      <w:keepLines/>
      <w:spacing w:before="200" w:after="0"/>
      <w:outlineLvl w:val="1"/>
    </w:pPr>
    <w:rPr>
      <w:rFonts w:eastAsiaTheme="majorEastAsia" w:cstheme="majorBidi"/>
      <w:bCs/>
      <w:sz w:val="26"/>
      <w:szCs w:val="26"/>
    </w:rPr>
  </w:style>
  <w:style w:type="paragraph" w:styleId="Heading3">
    <w:name w:val="heading 3"/>
    <w:basedOn w:val="Normal"/>
    <w:next w:val="Normal"/>
    <w:link w:val="Heading3Char"/>
    <w:uiPriority w:val="9"/>
    <w:unhideWhenUsed/>
    <w:rsid w:val="00873C77"/>
    <w:pPr>
      <w:keepNext/>
      <w:keepLines/>
      <w:spacing w:before="40" w:after="0"/>
      <w:outlineLvl w:val="2"/>
    </w:pPr>
    <w:rPr>
      <w:rFonts w:asciiTheme="majorHAnsi" w:eastAsiaTheme="majorEastAsia" w:hAnsiTheme="majorHAnsi" w:cstheme="majorBidi"/>
      <w:color w:val="7F0A3B" w:themeColor="accent1" w:themeShade="7F"/>
      <w:sz w:val="24"/>
      <w:szCs w:val="24"/>
    </w:rPr>
  </w:style>
  <w:style w:type="paragraph" w:styleId="Heading4">
    <w:name w:val="heading 4"/>
    <w:basedOn w:val="Normal"/>
    <w:next w:val="Normal"/>
    <w:link w:val="Heading4Char"/>
    <w:uiPriority w:val="9"/>
    <w:unhideWhenUsed/>
    <w:rsid w:val="00260C7E"/>
    <w:pPr>
      <w:keepNext/>
      <w:keepLines/>
      <w:spacing w:before="40" w:after="0"/>
      <w:outlineLvl w:val="3"/>
    </w:pPr>
    <w:rPr>
      <w:rFonts w:asciiTheme="majorHAnsi" w:eastAsiaTheme="majorEastAsia" w:hAnsiTheme="majorHAnsi" w:cstheme="majorBidi"/>
      <w:i/>
      <w:iCs/>
      <w:color w:val="C01058" w:themeColor="accent1" w:themeShade="BF"/>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ReportTitle">
    <w:name w:val="Report Title"/>
    <w:basedOn w:val="DefaultParagraphFont"/>
    <w:uiPriority w:val="1"/>
    <w:qFormat/>
    <w:rsid w:val="006F5520"/>
    <w:rPr>
      <w:rFonts w:ascii="Calibri Light" w:hAnsi="Calibri Light"/>
      <w:color w:val="EE2A7B"/>
      <w:sz w:val="44"/>
    </w:rPr>
  </w:style>
  <w:style w:type="paragraph" w:styleId="BalloonText">
    <w:name w:val="Balloon Text"/>
    <w:basedOn w:val="Normal"/>
    <w:link w:val="BalloonTextChar"/>
    <w:uiPriority w:val="99"/>
    <w:semiHidden/>
    <w:unhideWhenUsed/>
    <w:rsid w:val="004068C5"/>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4068C5"/>
    <w:rPr>
      <w:rFonts w:ascii="Tahoma" w:hAnsi="Tahoma" w:cs="Tahoma"/>
      <w:sz w:val="16"/>
      <w:szCs w:val="16"/>
    </w:rPr>
  </w:style>
  <w:style w:type="paragraph" w:styleId="Header">
    <w:name w:val="header"/>
    <w:basedOn w:val="Normal"/>
    <w:link w:val="HeaderChar"/>
    <w:uiPriority w:val="99"/>
    <w:unhideWhenUsed/>
    <w:rsid w:val="000D2CE4"/>
    <w:pPr>
      <w:tabs>
        <w:tab w:val="center" w:pos="4513"/>
        <w:tab w:val="right" w:pos="9026"/>
      </w:tabs>
      <w:spacing w:after="0" w:line="240" w:lineRule="auto"/>
    </w:pPr>
  </w:style>
  <w:style w:type="character" w:customStyle="1" w:styleId="HeaderChar">
    <w:name w:val="Header Char"/>
    <w:basedOn w:val="DefaultParagraphFont"/>
    <w:link w:val="Header"/>
    <w:uiPriority w:val="99"/>
    <w:rsid w:val="000D2CE4"/>
  </w:style>
  <w:style w:type="paragraph" w:styleId="Footer">
    <w:name w:val="footer"/>
    <w:basedOn w:val="Normal"/>
    <w:link w:val="FooterChar"/>
    <w:uiPriority w:val="99"/>
    <w:unhideWhenUsed/>
    <w:rsid w:val="000D2CE4"/>
    <w:pPr>
      <w:tabs>
        <w:tab w:val="center" w:pos="4513"/>
        <w:tab w:val="right" w:pos="9026"/>
      </w:tabs>
      <w:spacing w:after="0" w:line="240" w:lineRule="auto"/>
    </w:pPr>
  </w:style>
  <w:style w:type="character" w:customStyle="1" w:styleId="FooterChar">
    <w:name w:val="Footer Char"/>
    <w:basedOn w:val="DefaultParagraphFont"/>
    <w:link w:val="Footer"/>
    <w:uiPriority w:val="99"/>
    <w:rsid w:val="000D2CE4"/>
  </w:style>
  <w:style w:type="character" w:styleId="PlaceholderText">
    <w:name w:val="Placeholder Text"/>
    <w:basedOn w:val="DefaultParagraphFont"/>
    <w:uiPriority w:val="99"/>
    <w:semiHidden/>
    <w:rsid w:val="00CF3962"/>
    <w:rPr>
      <w:color w:val="808080"/>
    </w:rPr>
  </w:style>
  <w:style w:type="paragraph" w:customStyle="1" w:styleId="TabelofContents">
    <w:name w:val="Tabel of Contents"/>
    <w:basedOn w:val="Normal"/>
    <w:rsid w:val="00A361EC"/>
    <w:rPr>
      <w:sz w:val="30"/>
    </w:rPr>
  </w:style>
  <w:style w:type="paragraph" w:styleId="TOC2">
    <w:name w:val="toc 2"/>
    <w:basedOn w:val="Normal"/>
    <w:next w:val="Normal"/>
    <w:autoRedefine/>
    <w:uiPriority w:val="39"/>
    <w:unhideWhenUsed/>
    <w:rsid w:val="00A361EC"/>
    <w:pPr>
      <w:spacing w:before="120" w:after="0"/>
      <w:ind w:left="220"/>
    </w:pPr>
    <w:rPr>
      <w:rFonts w:asciiTheme="minorHAnsi" w:hAnsiTheme="minorHAnsi"/>
      <w:b/>
      <w:bCs/>
    </w:rPr>
  </w:style>
  <w:style w:type="paragraph" w:styleId="TOC1">
    <w:name w:val="toc 1"/>
    <w:basedOn w:val="Normal"/>
    <w:next w:val="Normal"/>
    <w:autoRedefine/>
    <w:uiPriority w:val="39"/>
    <w:unhideWhenUsed/>
    <w:rsid w:val="00A361EC"/>
    <w:pPr>
      <w:spacing w:before="120" w:after="0"/>
    </w:pPr>
    <w:rPr>
      <w:rFonts w:asciiTheme="minorHAnsi" w:hAnsiTheme="minorHAnsi"/>
      <w:b/>
      <w:bCs/>
      <w:i/>
      <w:iCs/>
      <w:sz w:val="24"/>
      <w:szCs w:val="24"/>
    </w:rPr>
  </w:style>
  <w:style w:type="paragraph" w:styleId="TOC3">
    <w:name w:val="toc 3"/>
    <w:basedOn w:val="Normal"/>
    <w:next w:val="Normal"/>
    <w:autoRedefine/>
    <w:uiPriority w:val="39"/>
    <w:unhideWhenUsed/>
    <w:rsid w:val="00A361EC"/>
    <w:pPr>
      <w:spacing w:after="0"/>
      <w:ind w:left="440"/>
    </w:pPr>
    <w:rPr>
      <w:rFonts w:asciiTheme="minorHAnsi" w:hAnsiTheme="minorHAnsi"/>
      <w:sz w:val="20"/>
      <w:szCs w:val="20"/>
    </w:rPr>
  </w:style>
  <w:style w:type="paragraph" w:styleId="TOC4">
    <w:name w:val="toc 4"/>
    <w:basedOn w:val="Normal"/>
    <w:next w:val="Normal"/>
    <w:autoRedefine/>
    <w:uiPriority w:val="39"/>
    <w:unhideWhenUsed/>
    <w:rsid w:val="00A361EC"/>
    <w:pPr>
      <w:spacing w:after="0"/>
      <w:ind w:left="660"/>
    </w:pPr>
    <w:rPr>
      <w:rFonts w:asciiTheme="minorHAnsi" w:hAnsiTheme="minorHAnsi"/>
      <w:sz w:val="20"/>
      <w:szCs w:val="20"/>
    </w:rPr>
  </w:style>
  <w:style w:type="paragraph" w:styleId="TOC5">
    <w:name w:val="toc 5"/>
    <w:basedOn w:val="Normal"/>
    <w:next w:val="Normal"/>
    <w:autoRedefine/>
    <w:uiPriority w:val="39"/>
    <w:unhideWhenUsed/>
    <w:rsid w:val="00A361EC"/>
    <w:pPr>
      <w:spacing w:after="0"/>
      <w:ind w:left="880"/>
    </w:pPr>
    <w:rPr>
      <w:rFonts w:asciiTheme="minorHAnsi" w:hAnsiTheme="minorHAnsi"/>
      <w:sz w:val="20"/>
      <w:szCs w:val="20"/>
    </w:rPr>
  </w:style>
  <w:style w:type="paragraph" w:styleId="TOC6">
    <w:name w:val="toc 6"/>
    <w:basedOn w:val="Normal"/>
    <w:next w:val="Normal"/>
    <w:autoRedefine/>
    <w:uiPriority w:val="39"/>
    <w:unhideWhenUsed/>
    <w:rsid w:val="00A361EC"/>
    <w:pPr>
      <w:spacing w:after="0"/>
      <w:ind w:left="1100"/>
    </w:pPr>
    <w:rPr>
      <w:rFonts w:asciiTheme="minorHAnsi" w:hAnsiTheme="minorHAnsi"/>
      <w:sz w:val="20"/>
      <w:szCs w:val="20"/>
    </w:rPr>
  </w:style>
  <w:style w:type="paragraph" w:styleId="TOC7">
    <w:name w:val="toc 7"/>
    <w:basedOn w:val="Normal"/>
    <w:next w:val="Normal"/>
    <w:autoRedefine/>
    <w:uiPriority w:val="39"/>
    <w:unhideWhenUsed/>
    <w:rsid w:val="00A361EC"/>
    <w:pPr>
      <w:spacing w:after="0"/>
      <w:ind w:left="1320"/>
    </w:pPr>
    <w:rPr>
      <w:rFonts w:asciiTheme="minorHAnsi" w:hAnsiTheme="minorHAnsi"/>
      <w:sz w:val="20"/>
      <w:szCs w:val="20"/>
    </w:rPr>
  </w:style>
  <w:style w:type="paragraph" w:styleId="TOC8">
    <w:name w:val="toc 8"/>
    <w:basedOn w:val="Normal"/>
    <w:next w:val="Normal"/>
    <w:autoRedefine/>
    <w:uiPriority w:val="39"/>
    <w:unhideWhenUsed/>
    <w:rsid w:val="00A361EC"/>
    <w:pPr>
      <w:spacing w:after="0"/>
      <w:ind w:left="1540"/>
    </w:pPr>
    <w:rPr>
      <w:rFonts w:asciiTheme="minorHAnsi" w:hAnsiTheme="minorHAnsi"/>
      <w:sz w:val="20"/>
      <w:szCs w:val="20"/>
    </w:rPr>
  </w:style>
  <w:style w:type="paragraph" w:styleId="TOC9">
    <w:name w:val="toc 9"/>
    <w:basedOn w:val="Normal"/>
    <w:next w:val="Normal"/>
    <w:autoRedefine/>
    <w:uiPriority w:val="39"/>
    <w:unhideWhenUsed/>
    <w:rsid w:val="00A361EC"/>
    <w:pPr>
      <w:spacing w:after="0"/>
      <w:ind w:left="1760"/>
    </w:pPr>
    <w:rPr>
      <w:rFonts w:asciiTheme="minorHAnsi" w:hAnsiTheme="minorHAnsi"/>
      <w:sz w:val="20"/>
      <w:szCs w:val="20"/>
    </w:rPr>
  </w:style>
  <w:style w:type="character" w:customStyle="1" w:styleId="Heading1Char">
    <w:name w:val="Heading 1 Char"/>
    <w:basedOn w:val="DefaultParagraphFont"/>
    <w:link w:val="Heading1"/>
    <w:uiPriority w:val="9"/>
    <w:rsid w:val="006F5520"/>
    <w:rPr>
      <w:rFonts w:ascii="Calibri Light" w:eastAsiaTheme="majorEastAsia" w:hAnsi="Calibri Light" w:cstheme="majorBidi"/>
      <w:bCs w:val="0"/>
      <w:color w:val="29ABE2"/>
      <w:sz w:val="28"/>
      <w:szCs w:val="28"/>
    </w:rPr>
  </w:style>
  <w:style w:type="character" w:customStyle="1" w:styleId="Heading2Char">
    <w:name w:val="Heading 2 Char"/>
    <w:basedOn w:val="DefaultParagraphFont"/>
    <w:link w:val="Heading2"/>
    <w:uiPriority w:val="9"/>
    <w:rsid w:val="006F5520"/>
    <w:rPr>
      <w:rFonts w:ascii="Calibri Light" w:eastAsiaTheme="majorEastAsia" w:hAnsi="Calibri Light" w:cstheme="majorBidi"/>
      <w:bCs w:val="0"/>
      <w:color w:val="414141"/>
      <w:sz w:val="26"/>
      <w:szCs w:val="26"/>
    </w:rPr>
  </w:style>
  <w:style w:type="paragraph" w:styleId="TOCHeading">
    <w:name w:val="TOC Heading"/>
    <w:basedOn w:val="Heading1"/>
    <w:next w:val="Normal"/>
    <w:uiPriority w:val="39"/>
    <w:unhideWhenUsed/>
    <w:qFormat/>
    <w:rsid w:val="0043051A"/>
    <w:pPr>
      <w:outlineLvl w:val="9"/>
    </w:pPr>
    <w:rPr>
      <w:rFonts w:asciiTheme="majorHAnsi" w:hAnsiTheme="majorHAnsi"/>
      <w:b/>
      <w:color w:val="C01058" w:themeColor="accent1" w:themeShade="BF"/>
      <w:lang w:val="en-US"/>
    </w:rPr>
  </w:style>
  <w:style w:type="character" w:styleId="Hyperlink">
    <w:name w:val="Hyperlink"/>
    <w:basedOn w:val="DefaultParagraphFont"/>
    <w:uiPriority w:val="99"/>
    <w:unhideWhenUsed/>
    <w:rsid w:val="0043051A"/>
    <w:rPr>
      <w:color w:val="00B0F0" w:themeColor="hyperlink"/>
      <w:u w:val="single"/>
    </w:rPr>
  </w:style>
  <w:style w:type="table" w:styleId="TableGrid">
    <w:name w:val="Table Grid"/>
    <w:basedOn w:val="TableNormal"/>
    <w:uiPriority w:val="59"/>
    <w:rsid w:val="00785B4C"/>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LightShading">
    <w:name w:val="Light Shading"/>
    <w:basedOn w:val="TableNormal"/>
    <w:uiPriority w:val="60"/>
    <w:rsid w:val="00785B4C"/>
    <w:pPr>
      <w:spacing w:after="0" w:line="240" w:lineRule="auto"/>
    </w:pPr>
    <w:rPr>
      <w:color w:val="2F2F2F" w:themeColor="text1" w:themeShade="BF"/>
    </w:rPr>
    <w:tblPr>
      <w:tblStyleRowBandSize w:val="1"/>
      <w:tblStyleColBandSize w:val="1"/>
      <w:tblBorders>
        <w:top w:val="single" w:sz="8" w:space="0" w:color="404040" w:themeColor="text1"/>
        <w:bottom w:val="single" w:sz="8" w:space="0" w:color="404040" w:themeColor="text1"/>
      </w:tblBorders>
    </w:tblPr>
    <w:tblStylePr w:type="firstRow">
      <w:pPr>
        <w:spacing w:before="0" w:after="0" w:line="240" w:lineRule="auto"/>
      </w:pPr>
      <w:rPr>
        <w:b/>
        <w:bCs/>
      </w:rPr>
      <w:tblPr/>
      <w:tcPr>
        <w:tcBorders>
          <w:top w:val="single" w:sz="8" w:space="0" w:color="404040" w:themeColor="text1"/>
          <w:left w:val="nil"/>
          <w:bottom w:val="single" w:sz="8" w:space="0" w:color="404040" w:themeColor="text1"/>
          <w:right w:val="nil"/>
          <w:insideH w:val="nil"/>
          <w:insideV w:val="nil"/>
        </w:tcBorders>
      </w:tcPr>
    </w:tblStylePr>
    <w:tblStylePr w:type="lastRow">
      <w:pPr>
        <w:spacing w:before="0" w:after="0" w:line="240" w:lineRule="auto"/>
      </w:pPr>
      <w:rPr>
        <w:b/>
        <w:bCs/>
      </w:rPr>
      <w:tblPr/>
      <w:tcPr>
        <w:tcBorders>
          <w:top w:val="single" w:sz="8" w:space="0" w:color="404040" w:themeColor="text1"/>
          <w:left w:val="nil"/>
          <w:bottom w:val="single" w:sz="8" w:space="0" w:color="404040" w:themeColor="tex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CFCFCF" w:themeFill="text1" w:themeFillTint="3F"/>
      </w:tcPr>
    </w:tblStylePr>
    <w:tblStylePr w:type="band1Horz">
      <w:tblPr/>
      <w:tcPr>
        <w:tcBorders>
          <w:left w:val="nil"/>
          <w:right w:val="nil"/>
          <w:insideH w:val="nil"/>
          <w:insideV w:val="nil"/>
        </w:tcBorders>
        <w:shd w:val="clear" w:color="auto" w:fill="CFCFCF" w:themeFill="text1" w:themeFillTint="3F"/>
      </w:tcPr>
    </w:tblStylePr>
  </w:style>
  <w:style w:type="table" w:styleId="LightShading-Accent1">
    <w:name w:val="Light Shading Accent 1"/>
    <w:basedOn w:val="TableNormal"/>
    <w:uiPriority w:val="60"/>
    <w:rsid w:val="00785B4C"/>
    <w:pPr>
      <w:spacing w:after="0" w:line="240" w:lineRule="auto"/>
    </w:pPr>
    <w:rPr>
      <w:color w:val="C01058" w:themeColor="accent1" w:themeShade="BF"/>
    </w:rPr>
    <w:tblPr>
      <w:tblStyleRowBandSize w:val="1"/>
      <w:tblStyleColBandSize w:val="1"/>
      <w:tblBorders>
        <w:top w:val="single" w:sz="8" w:space="0" w:color="ED2A7B" w:themeColor="accent1"/>
        <w:bottom w:val="single" w:sz="8" w:space="0" w:color="ED2A7B" w:themeColor="accent1"/>
      </w:tblBorders>
    </w:tblPr>
    <w:tblStylePr w:type="firstRow">
      <w:pPr>
        <w:spacing w:before="0" w:after="0" w:line="240" w:lineRule="auto"/>
      </w:pPr>
      <w:rPr>
        <w:b/>
        <w:bCs/>
      </w:rPr>
      <w:tblPr/>
      <w:tcPr>
        <w:tcBorders>
          <w:top w:val="single" w:sz="8" w:space="0" w:color="ED2A7B" w:themeColor="accent1"/>
          <w:left w:val="nil"/>
          <w:bottom w:val="single" w:sz="8" w:space="0" w:color="ED2A7B" w:themeColor="accent1"/>
          <w:right w:val="nil"/>
          <w:insideH w:val="nil"/>
          <w:insideV w:val="nil"/>
        </w:tcBorders>
      </w:tcPr>
    </w:tblStylePr>
    <w:tblStylePr w:type="lastRow">
      <w:pPr>
        <w:spacing w:before="0" w:after="0" w:line="240" w:lineRule="auto"/>
      </w:pPr>
      <w:rPr>
        <w:b/>
        <w:bCs/>
      </w:rPr>
      <w:tblPr/>
      <w:tcPr>
        <w:tcBorders>
          <w:top w:val="single" w:sz="8" w:space="0" w:color="ED2A7B" w:themeColor="accent1"/>
          <w:left w:val="nil"/>
          <w:bottom w:val="single" w:sz="8" w:space="0" w:color="ED2A7B" w:themeColor="accent1"/>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ACADE" w:themeFill="accent1" w:themeFillTint="3F"/>
      </w:tcPr>
    </w:tblStylePr>
    <w:tblStylePr w:type="band1Horz">
      <w:tblPr/>
      <w:tcPr>
        <w:tcBorders>
          <w:left w:val="nil"/>
          <w:right w:val="nil"/>
          <w:insideH w:val="nil"/>
          <w:insideV w:val="nil"/>
        </w:tcBorders>
        <w:shd w:val="clear" w:color="auto" w:fill="FACADE" w:themeFill="accent1" w:themeFillTint="3F"/>
      </w:tcPr>
    </w:tblStylePr>
  </w:style>
  <w:style w:type="table" w:styleId="LightShading-Accent2">
    <w:name w:val="Light Shading Accent 2"/>
    <w:basedOn w:val="TableNormal"/>
    <w:uiPriority w:val="60"/>
    <w:rsid w:val="00785B4C"/>
    <w:pPr>
      <w:spacing w:after="0" w:line="240" w:lineRule="auto"/>
    </w:pPr>
    <w:rPr>
      <w:color w:val="0081B3" w:themeColor="accent2" w:themeShade="BF"/>
    </w:rPr>
    <w:tblPr>
      <w:tblStyleRowBandSize w:val="1"/>
      <w:tblStyleColBandSize w:val="1"/>
      <w:tblBorders>
        <w:top w:val="single" w:sz="8" w:space="0" w:color="00ADEF" w:themeColor="accent2"/>
        <w:bottom w:val="single" w:sz="8" w:space="0" w:color="00ADEF" w:themeColor="accent2"/>
      </w:tblBorders>
    </w:tblPr>
    <w:tblStylePr w:type="firstRow">
      <w:pPr>
        <w:spacing w:before="0" w:after="0" w:line="240" w:lineRule="auto"/>
      </w:pPr>
      <w:rPr>
        <w:b/>
        <w:bCs/>
      </w:rPr>
      <w:tblPr/>
      <w:tcPr>
        <w:tcBorders>
          <w:top w:val="single" w:sz="8" w:space="0" w:color="00ADEF" w:themeColor="accent2"/>
          <w:left w:val="nil"/>
          <w:bottom w:val="single" w:sz="8" w:space="0" w:color="00ADEF" w:themeColor="accent2"/>
          <w:right w:val="nil"/>
          <w:insideH w:val="nil"/>
          <w:insideV w:val="nil"/>
        </w:tcBorders>
      </w:tcPr>
    </w:tblStylePr>
    <w:tblStylePr w:type="lastRow">
      <w:pPr>
        <w:spacing w:before="0" w:after="0" w:line="240" w:lineRule="auto"/>
      </w:pPr>
      <w:rPr>
        <w:b/>
        <w:bCs/>
      </w:rPr>
      <w:tblPr/>
      <w:tcPr>
        <w:tcBorders>
          <w:top w:val="single" w:sz="8" w:space="0" w:color="00ADEF" w:themeColor="accent2"/>
          <w:left w:val="nil"/>
          <w:bottom w:val="single" w:sz="8" w:space="0" w:color="00ADEF" w:themeColor="accent2"/>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BCECFF" w:themeFill="accent2" w:themeFillTint="3F"/>
      </w:tcPr>
    </w:tblStylePr>
    <w:tblStylePr w:type="band1Horz">
      <w:tblPr/>
      <w:tcPr>
        <w:tcBorders>
          <w:left w:val="nil"/>
          <w:right w:val="nil"/>
          <w:insideH w:val="nil"/>
          <w:insideV w:val="nil"/>
        </w:tcBorders>
        <w:shd w:val="clear" w:color="auto" w:fill="BCECFF" w:themeFill="accent2" w:themeFillTint="3F"/>
      </w:tcPr>
    </w:tblStylePr>
  </w:style>
  <w:style w:type="table" w:styleId="LightShading-Accent3">
    <w:name w:val="Light Shading Accent 3"/>
    <w:basedOn w:val="TableNormal"/>
    <w:uiPriority w:val="60"/>
    <w:rsid w:val="00785B4C"/>
    <w:pPr>
      <w:spacing w:after="0" w:line="240" w:lineRule="auto"/>
    </w:pPr>
    <w:rPr>
      <w:color w:val="BF9C00" w:themeColor="accent3" w:themeShade="BF"/>
    </w:rPr>
    <w:tblPr>
      <w:tblStyleRowBandSize w:val="1"/>
      <w:tblStyleColBandSize w:val="1"/>
      <w:tblBorders>
        <w:top w:val="single" w:sz="8" w:space="0" w:color="FFD100" w:themeColor="accent3"/>
        <w:bottom w:val="single" w:sz="8" w:space="0" w:color="FFD100" w:themeColor="accent3"/>
      </w:tblBorders>
    </w:tblPr>
    <w:tblStylePr w:type="firstRow">
      <w:pPr>
        <w:spacing w:before="0" w:after="0" w:line="240" w:lineRule="auto"/>
      </w:pPr>
      <w:rPr>
        <w:b/>
        <w:bCs/>
      </w:rPr>
      <w:tblPr/>
      <w:tcPr>
        <w:tcBorders>
          <w:top w:val="single" w:sz="8" w:space="0" w:color="FFD100" w:themeColor="accent3"/>
          <w:left w:val="nil"/>
          <w:bottom w:val="single" w:sz="8" w:space="0" w:color="FFD100" w:themeColor="accent3"/>
          <w:right w:val="nil"/>
          <w:insideH w:val="nil"/>
          <w:insideV w:val="nil"/>
        </w:tcBorders>
      </w:tcPr>
    </w:tblStylePr>
    <w:tblStylePr w:type="lastRow">
      <w:pPr>
        <w:spacing w:before="0" w:after="0" w:line="240" w:lineRule="auto"/>
      </w:pPr>
      <w:rPr>
        <w:b/>
        <w:bCs/>
      </w:rPr>
      <w:tblPr/>
      <w:tcPr>
        <w:tcBorders>
          <w:top w:val="single" w:sz="8" w:space="0" w:color="FFD100" w:themeColor="accent3"/>
          <w:left w:val="nil"/>
          <w:bottom w:val="single" w:sz="8" w:space="0" w:color="FFD100" w:themeColor="accent3"/>
          <w:right w:val="nil"/>
          <w:insideH w:val="nil"/>
          <w:insideV w:val="nil"/>
        </w:tcBorders>
      </w:tcPr>
    </w:tblStylePr>
    <w:tblStylePr w:type="firstCol">
      <w:rPr>
        <w:b/>
        <w:bCs/>
      </w:rPr>
    </w:tblStylePr>
    <w:tblStylePr w:type="lastCol">
      <w:rPr>
        <w:b/>
        <w:bCs/>
      </w:rPr>
    </w:tblStylePr>
    <w:tblStylePr w:type="band1Vert">
      <w:tblPr/>
      <w:tcPr>
        <w:tcBorders>
          <w:left w:val="nil"/>
          <w:right w:val="nil"/>
          <w:insideH w:val="nil"/>
          <w:insideV w:val="nil"/>
        </w:tcBorders>
        <w:shd w:val="clear" w:color="auto" w:fill="FFF3C0" w:themeFill="accent3" w:themeFillTint="3F"/>
      </w:tcPr>
    </w:tblStylePr>
    <w:tblStylePr w:type="band1Horz">
      <w:tblPr/>
      <w:tcPr>
        <w:tcBorders>
          <w:left w:val="nil"/>
          <w:right w:val="nil"/>
          <w:insideH w:val="nil"/>
          <w:insideV w:val="nil"/>
        </w:tcBorders>
        <w:shd w:val="clear" w:color="auto" w:fill="FFF3C0" w:themeFill="accent3" w:themeFillTint="3F"/>
      </w:tcPr>
    </w:tblStylePr>
  </w:style>
  <w:style w:type="table" w:customStyle="1" w:styleId="GridTable1Light-Accent21">
    <w:name w:val="Grid Table 1 Light - Accent 21"/>
    <w:basedOn w:val="TableNormal"/>
    <w:uiPriority w:val="46"/>
    <w:rsid w:val="007A41E1"/>
    <w:pPr>
      <w:spacing w:after="0" w:line="240" w:lineRule="auto"/>
    </w:pPr>
    <w:tblPr>
      <w:tblStyleRowBandSize w:val="1"/>
      <w:tblStyleColBandSize w:val="1"/>
      <w:tblBorders>
        <w:top w:val="single" w:sz="4" w:space="0" w:color="92E0FF" w:themeColor="accent2" w:themeTint="66"/>
        <w:left w:val="single" w:sz="4" w:space="0" w:color="92E0FF" w:themeColor="accent2" w:themeTint="66"/>
        <w:bottom w:val="single" w:sz="4" w:space="0" w:color="92E0FF" w:themeColor="accent2" w:themeTint="66"/>
        <w:right w:val="single" w:sz="4" w:space="0" w:color="92E0FF" w:themeColor="accent2" w:themeTint="66"/>
        <w:insideH w:val="single" w:sz="4" w:space="0" w:color="92E0FF" w:themeColor="accent2" w:themeTint="66"/>
        <w:insideV w:val="single" w:sz="4" w:space="0" w:color="92E0FF" w:themeColor="accent2" w:themeTint="66"/>
      </w:tblBorders>
    </w:tblPr>
    <w:tblStylePr w:type="firstRow">
      <w:rPr>
        <w:b/>
        <w:bCs/>
      </w:rPr>
      <w:tblPr/>
      <w:tcPr>
        <w:tcBorders>
          <w:bottom w:val="single" w:sz="12" w:space="0" w:color="5CD1FF" w:themeColor="accent2" w:themeTint="99"/>
        </w:tcBorders>
      </w:tcPr>
    </w:tblStylePr>
    <w:tblStylePr w:type="lastRow">
      <w:rPr>
        <w:b/>
        <w:bCs/>
      </w:rPr>
      <w:tblPr/>
      <w:tcPr>
        <w:tcBorders>
          <w:top w:val="double" w:sz="2" w:space="0" w:color="5CD1FF" w:themeColor="accent2" w:themeTint="99"/>
        </w:tcBorders>
      </w:tcPr>
    </w:tblStylePr>
    <w:tblStylePr w:type="firstCol">
      <w:rPr>
        <w:b/>
        <w:bCs/>
      </w:rPr>
    </w:tblStylePr>
    <w:tblStylePr w:type="lastCol">
      <w:rPr>
        <w:b/>
        <w:bCs/>
      </w:rPr>
    </w:tblStylePr>
  </w:style>
  <w:style w:type="table" w:customStyle="1" w:styleId="GridTable1Light-Accent41">
    <w:name w:val="Grid Table 1 Light - Accent 41"/>
    <w:basedOn w:val="TableNormal"/>
    <w:uiPriority w:val="46"/>
    <w:rsid w:val="007A41E1"/>
    <w:pPr>
      <w:spacing w:after="0" w:line="240" w:lineRule="auto"/>
    </w:pPr>
    <w:tblPr>
      <w:tblStyleRowBandSize w:val="1"/>
      <w:tblStyleColBandSize w:val="1"/>
      <w:tblBorders>
        <w:top w:val="single" w:sz="4" w:space="0" w:color="C9EE9A" w:themeColor="accent4" w:themeTint="66"/>
        <w:left w:val="single" w:sz="4" w:space="0" w:color="C9EE9A" w:themeColor="accent4" w:themeTint="66"/>
        <w:bottom w:val="single" w:sz="4" w:space="0" w:color="C9EE9A" w:themeColor="accent4" w:themeTint="66"/>
        <w:right w:val="single" w:sz="4" w:space="0" w:color="C9EE9A" w:themeColor="accent4" w:themeTint="66"/>
        <w:insideH w:val="single" w:sz="4" w:space="0" w:color="C9EE9A" w:themeColor="accent4" w:themeTint="66"/>
        <w:insideV w:val="single" w:sz="4" w:space="0" w:color="C9EE9A" w:themeColor="accent4" w:themeTint="66"/>
      </w:tblBorders>
    </w:tblPr>
    <w:tblStylePr w:type="firstRow">
      <w:rPr>
        <w:b/>
        <w:bCs/>
      </w:rPr>
      <w:tblPr/>
      <w:tcPr>
        <w:tcBorders>
          <w:bottom w:val="single" w:sz="12" w:space="0" w:color="AEE669" w:themeColor="accent4" w:themeTint="99"/>
        </w:tcBorders>
      </w:tcPr>
    </w:tblStylePr>
    <w:tblStylePr w:type="lastRow">
      <w:rPr>
        <w:b/>
        <w:bCs/>
      </w:rPr>
      <w:tblPr/>
      <w:tcPr>
        <w:tcBorders>
          <w:top w:val="double" w:sz="2" w:space="0" w:color="AEE669" w:themeColor="accent4" w:themeTint="99"/>
        </w:tcBorders>
      </w:tcPr>
    </w:tblStylePr>
    <w:tblStylePr w:type="firstCol">
      <w:rPr>
        <w:b/>
        <w:bCs/>
      </w:rPr>
    </w:tblStylePr>
    <w:tblStylePr w:type="lastCol">
      <w:rPr>
        <w:b/>
        <w:bCs/>
      </w:rPr>
    </w:tblStylePr>
  </w:style>
  <w:style w:type="paragraph" w:styleId="ListParagraph">
    <w:name w:val="List Paragraph"/>
    <w:basedOn w:val="Normal"/>
    <w:uiPriority w:val="34"/>
    <w:rsid w:val="003A3B38"/>
    <w:pPr>
      <w:ind w:left="720"/>
      <w:contextualSpacing/>
    </w:pPr>
  </w:style>
  <w:style w:type="table" w:customStyle="1" w:styleId="TableGridLight1">
    <w:name w:val="Table Grid Light1"/>
    <w:basedOn w:val="TableNormal"/>
    <w:uiPriority w:val="40"/>
    <w:rsid w:val="00090126"/>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table" w:customStyle="1" w:styleId="LightList-Accent21">
    <w:name w:val="Light List - Accent 21"/>
    <w:basedOn w:val="TableNormal"/>
    <w:next w:val="LightList-Accent2"/>
    <w:uiPriority w:val="61"/>
    <w:rsid w:val="001B0157"/>
    <w:pPr>
      <w:spacing w:after="0" w:line="240" w:lineRule="auto"/>
    </w:pPr>
    <w:tblPr>
      <w:tblStyleRowBandSize w:val="1"/>
      <w:tblStyleColBandSize w:val="1"/>
      <w:tblBorders>
        <w:top w:val="single" w:sz="8" w:space="0" w:color="00ADEF"/>
        <w:left w:val="single" w:sz="8" w:space="0" w:color="00ADEF"/>
        <w:bottom w:val="single" w:sz="8" w:space="0" w:color="00ADEF"/>
        <w:right w:val="single" w:sz="8" w:space="0" w:color="00ADEF"/>
      </w:tblBorders>
    </w:tblPr>
    <w:tblStylePr w:type="firstRow">
      <w:pPr>
        <w:spacing w:before="0" w:after="0" w:line="240" w:lineRule="auto"/>
      </w:pPr>
      <w:rPr>
        <w:b/>
        <w:bCs/>
        <w:color w:val="FFFFFF"/>
      </w:rPr>
      <w:tblPr/>
      <w:tcPr>
        <w:shd w:val="clear" w:color="auto" w:fill="00ADEF"/>
      </w:tcPr>
    </w:tblStylePr>
    <w:tblStylePr w:type="lastRow">
      <w:pPr>
        <w:spacing w:before="0" w:after="0" w:line="240" w:lineRule="auto"/>
      </w:pPr>
      <w:rPr>
        <w:b/>
        <w:bCs/>
      </w:rPr>
      <w:tblPr/>
      <w:tcPr>
        <w:tcBorders>
          <w:top w:val="double" w:sz="6" w:space="0" w:color="00ADEF"/>
          <w:left w:val="single" w:sz="8" w:space="0" w:color="00ADEF"/>
          <w:bottom w:val="single" w:sz="8" w:space="0" w:color="00ADEF"/>
          <w:right w:val="single" w:sz="8" w:space="0" w:color="00ADEF"/>
        </w:tcBorders>
      </w:tcPr>
    </w:tblStylePr>
    <w:tblStylePr w:type="firstCol">
      <w:rPr>
        <w:b/>
        <w:bCs/>
      </w:rPr>
    </w:tblStylePr>
    <w:tblStylePr w:type="lastCol">
      <w:rPr>
        <w:b/>
        <w:bCs/>
      </w:rPr>
    </w:tblStylePr>
    <w:tblStylePr w:type="band1Vert">
      <w:tblPr/>
      <w:tcPr>
        <w:tcBorders>
          <w:top w:val="single" w:sz="8" w:space="0" w:color="00ADEF"/>
          <w:left w:val="single" w:sz="8" w:space="0" w:color="00ADEF"/>
          <w:bottom w:val="single" w:sz="8" w:space="0" w:color="00ADEF"/>
          <w:right w:val="single" w:sz="8" w:space="0" w:color="00ADEF"/>
        </w:tcBorders>
      </w:tcPr>
    </w:tblStylePr>
    <w:tblStylePr w:type="band1Horz">
      <w:tblPr/>
      <w:tcPr>
        <w:tcBorders>
          <w:top w:val="single" w:sz="8" w:space="0" w:color="00ADEF"/>
          <w:left w:val="single" w:sz="8" w:space="0" w:color="00ADEF"/>
          <w:bottom w:val="single" w:sz="8" w:space="0" w:color="00ADEF"/>
          <w:right w:val="single" w:sz="8" w:space="0" w:color="00ADEF"/>
        </w:tcBorders>
      </w:tcPr>
    </w:tblStylePr>
  </w:style>
  <w:style w:type="table" w:styleId="LightList-Accent2">
    <w:name w:val="Light List Accent 2"/>
    <w:basedOn w:val="TableNormal"/>
    <w:uiPriority w:val="61"/>
    <w:semiHidden/>
    <w:unhideWhenUsed/>
    <w:rsid w:val="001B0157"/>
    <w:pPr>
      <w:spacing w:after="0" w:line="240" w:lineRule="auto"/>
    </w:pPr>
    <w:tblPr>
      <w:tblStyleRowBandSize w:val="1"/>
      <w:tblStyleColBandSize w:val="1"/>
      <w:tblBorders>
        <w:top w:val="single" w:sz="8" w:space="0" w:color="00ADEF" w:themeColor="accent2"/>
        <w:left w:val="single" w:sz="8" w:space="0" w:color="00ADEF" w:themeColor="accent2"/>
        <w:bottom w:val="single" w:sz="8" w:space="0" w:color="00ADEF" w:themeColor="accent2"/>
        <w:right w:val="single" w:sz="8" w:space="0" w:color="00ADEF" w:themeColor="accent2"/>
      </w:tblBorders>
    </w:tblPr>
    <w:tblStylePr w:type="firstRow">
      <w:pPr>
        <w:spacing w:before="0" w:after="0" w:line="240" w:lineRule="auto"/>
      </w:pPr>
      <w:rPr>
        <w:b/>
        <w:bCs/>
        <w:color w:val="FFFFFF" w:themeColor="background1"/>
      </w:rPr>
      <w:tblPr/>
      <w:tcPr>
        <w:shd w:val="clear" w:color="auto" w:fill="00ADEF" w:themeFill="accent2"/>
      </w:tcPr>
    </w:tblStylePr>
    <w:tblStylePr w:type="lastRow">
      <w:pPr>
        <w:spacing w:before="0" w:after="0" w:line="240" w:lineRule="auto"/>
      </w:pPr>
      <w:rPr>
        <w:b/>
        <w:bCs/>
      </w:rPr>
      <w:tblPr/>
      <w:tcPr>
        <w:tcBorders>
          <w:top w:val="double" w:sz="6" w:space="0" w:color="00ADEF" w:themeColor="accent2"/>
          <w:left w:val="single" w:sz="8" w:space="0" w:color="00ADEF" w:themeColor="accent2"/>
          <w:bottom w:val="single" w:sz="8" w:space="0" w:color="00ADEF" w:themeColor="accent2"/>
          <w:right w:val="single" w:sz="8" w:space="0" w:color="00ADEF" w:themeColor="accent2"/>
        </w:tcBorders>
      </w:tcPr>
    </w:tblStylePr>
    <w:tblStylePr w:type="firstCol">
      <w:rPr>
        <w:b/>
        <w:bCs/>
      </w:rPr>
    </w:tblStylePr>
    <w:tblStylePr w:type="lastCol">
      <w:rPr>
        <w:b/>
        <w:bCs/>
      </w:rPr>
    </w:tblStylePr>
    <w:tblStylePr w:type="band1Vert">
      <w:tblPr/>
      <w:tcPr>
        <w:tcBorders>
          <w:top w:val="single" w:sz="8" w:space="0" w:color="00ADEF" w:themeColor="accent2"/>
          <w:left w:val="single" w:sz="8" w:space="0" w:color="00ADEF" w:themeColor="accent2"/>
          <w:bottom w:val="single" w:sz="8" w:space="0" w:color="00ADEF" w:themeColor="accent2"/>
          <w:right w:val="single" w:sz="8" w:space="0" w:color="00ADEF" w:themeColor="accent2"/>
        </w:tcBorders>
      </w:tcPr>
    </w:tblStylePr>
    <w:tblStylePr w:type="band1Horz">
      <w:tblPr/>
      <w:tcPr>
        <w:tcBorders>
          <w:top w:val="single" w:sz="8" w:space="0" w:color="00ADEF" w:themeColor="accent2"/>
          <w:left w:val="single" w:sz="8" w:space="0" w:color="00ADEF" w:themeColor="accent2"/>
          <w:bottom w:val="single" w:sz="8" w:space="0" w:color="00ADEF" w:themeColor="accent2"/>
          <w:right w:val="single" w:sz="8" w:space="0" w:color="00ADEF" w:themeColor="accent2"/>
        </w:tcBorders>
      </w:tcPr>
    </w:tblStylePr>
  </w:style>
  <w:style w:type="paragraph" w:styleId="NormalWeb">
    <w:name w:val="Normal (Web)"/>
    <w:basedOn w:val="Normal"/>
    <w:uiPriority w:val="99"/>
    <w:unhideWhenUsed/>
    <w:rsid w:val="00974341"/>
    <w:pPr>
      <w:spacing w:before="100" w:beforeAutospacing="1" w:after="100" w:afterAutospacing="1" w:line="240" w:lineRule="auto"/>
    </w:pPr>
    <w:rPr>
      <w:rFonts w:ascii="Times New Roman" w:eastAsia="Times New Roman" w:hAnsi="Times New Roman" w:cs="Times New Roman"/>
      <w:color w:val="auto"/>
      <w:sz w:val="24"/>
      <w:szCs w:val="24"/>
      <w:lang w:eastAsia="en-GB"/>
    </w:rPr>
  </w:style>
  <w:style w:type="table" w:styleId="GridTable4-Accent2">
    <w:name w:val="Grid Table 4 Accent 2"/>
    <w:basedOn w:val="TableNormal"/>
    <w:uiPriority w:val="49"/>
    <w:rsid w:val="00060FAB"/>
    <w:pPr>
      <w:spacing w:after="0" w:line="240" w:lineRule="auto"/>
    </w:pPr>
    <w:tblPr>
      <w:tblStyleRowBandSize w:val="1"/>
      <w:tblStyleColBandSize w:val="1"/>
      <w:tblBorders>
        <w:top w:val="single" w:sz="4" w:space="0" w:color="5CD1FF" w:themeColor="accent2" w:themeTint="99"/>
        <w:left w:val="single" w:sz="4" w:space="0" w:color="5CD1FF" w:themeColor="accent2" w:themeTint="99"/>
        <w:bottom w:val="single" w:sz="4" w:space="0" w:color="5CD1FF" w:themeColor="accent2" w:themeTint="99"/>
        <w:right w:val="single" w:sz="4" w:space="0" w:color="5CD1FF" w:themeColor="accent2" w:themeTint="99"/>
        <w:insideH w:val="single" w:sz="4" w:space="0" w:color="5CD1FF" w:themeColor="accent2" w:themeTint="99"/>
        <w:insideV w:val="single" w:sz="4" w:space="0" w:color="5CD1FF" w:themeColor="accent2" w:themeTint="99"/>
      </w:tblBorders>
    </w:tblPr>
    <w:tblStylePr w:type="firstRow">
      <w:rPr>
        <w:b/>
        <w:bCs/>
        <w:color w:val="FFFFFF" w:themeColor="background1"/>
      </w:rPr>
      <w:tblPr/>
      <w:tcPr>
        <w:tcBorders>
          <w:top w:val="single" w:sz="4" w:space="0" w:color="00ADEF" w:themeColor="accent2"/>
          <w:left w:val="single" w:sz="4" w:space="0" w:color="00ADEF" w:themeColor="accent2"/>
          <w:bottom w:val="single" w:sz="4" w:space="0" w:color="00ADEF" w:themeColor="accent2"/>
          <w:right w:val="single" w:sz="4" w:space="0" w:color="00ADEF" w:themeColor="accent2"/>
          <w:insideH w:val="nil"/>
          <w:insideV w:val="nil"/>
        </w:tcBorders>
        <w:shd w:val="clear" w:color="auto" w:fill="00ADEF" w:themeFill="accent2"/>
      </w:tcPr>
    </w:tblStylePr>
    <w:tblStylePr w:type="lastRow">
      <w:rPr>
        <w:b/>
        <w:bCs/>
      </w:rPr>
      <w:tblPr/>
      <w:tcPr>
        <w:tcBorders>
          <w:top w:val="double" w:sz="4" w:space="0" w:color="00ADEF" w:themeColor="accent2"/>
        </w:tcBorders>
      </w:tcPr>
    </w:tblStylePr>
    <w:tblStylePr w:type="firstCol">
      <w:rPr>
        <w:b/>
        <w:bCs/>
      </w:rPr>
    </w:tblStylePr>
    <w:tblStylePr w:type="lastCol">
      <w:rPr>
        <w:b/>
        <w:bCs/>
      </w:rPr>
    </w:tblStylePr>
    <w:tblStylePr w:type="band1Vert">
      <w:tblPr/>
      <w:tcPr>
        <w:shd w:val="clear" w:color="auto" w:fill="C8EFFF" w:themeFill="accent2" w:themeFillTint="33"/>
      </w:tcPr>
    </w:tblStylePr>
    <w:tblStylePr w:type="band1Horz">
      <w:tblPr/>
      <w:tcPr>
        <w:shd w:val="clear" w:color="auto" w:fill="C8EFFF" w:themeFill="accent2" w:themeFillTint="33"/>
      </w:tcPr>
    </w:tblStylePr>
  </w:style>
  <w:style w:type="character" w:customStyle="1" w:styleId="Heading3Char">
    <w:name w:val="Heading 3 Char"/>
    <w:basedOn w:val="DefaultParagraphFont"/>
    <w:link w:val="Heading3"/>
    <w:uiPriority w:val="9"/>
    <w:rsid w:val="00873C77"/>
    <w:rPr>
      <w:rFonts w:asciiTheme="majorHAnsi" w:eastAsiaTheme="majorEastAsia" w:hAnsiTheme="majorHAnsi" w:cstheme="majorBidi"/>
      <w:color w:val="7F0A3B" w:themeColor="accent1" w:themeShade="7F"/>
      <w:sz w:val="24"/>
      <w:szCs w:val="24"/>
    </w:rPr>
  </w:style>
  <w:style w:type="paragraph" w:styleId="Caption">
    <w:name w:val="caption"/>
    <w:basedOn w:val="Normal"/>
    <w:next w:val="Normal"/>
    <w:uiPriority w:val="35"/>
    <w:unhideWhenUsed/>
    <w:rsid w:val="00497D6C"/>
    <w:pPr>
      <w:spacing w:line="240" w:lineRule="auto"/>
      <w:jc w:val="center"/>
    </w:pPr>
    <w:rPr>
      <w:iCs/>
      <w:color w:val="404040" w:themeColor="text1"/>
      <w:sz w:val="18"/>
      <w:szCs w:val="18"/>
    </w:rPr>
  </w:style>
  <w:style w:type="paragraph" w:styleId="Bibliography">
    <w:name w:val="Bibliography"/>
    <w:basedOn w:val="Normal"/>
    <w:next w:val="Normal"/>
    <w:uiPriority w:val="37"/>
    <w:unhideWhenUsed/>
    <w:rsid w:val="008B658B"/>
    <w:pPr>
      <w:tabs>
        <w:tab w:val="left" w:pos="380"/>
      </w:tabs>
      <w:spacing w:after="0" w:line="240" w:lineRule="auto"/>
      <w:ind w:left="384" w:hanging="384"/>
    </w:pPr>
  </w:style>
  <w:style w:type="character" w:styleId="PageNumber">
    <w:name w:val="page number"/>
    <w:basedOn w:val="DefaultParagraphFont"/>
    <w:uiPriority w:val="99"/>
    <w:semiHidden/>
    <w:unhideWhenUsed/>
    <w:rsid w:val="00BA55C3"/>
  </w:style>
  <w:style w:type="paragraph" w:styleId="CommentText">
    <w:name w:val="annotation text"/>
    <w:basedOn w:val="Normal"/>
    <w:link w:val="CommentTextChar"/>
    <w:uiPriority w:val="99"/>
    <w:unhideWhenUsed/>
    <w:rsid w:val="001076B8"/>
    <w:pPr>
      <w:spacing w:line="240" w:lineRule="auto"/>
    </w:pPr>
    <w:rPr>
      <w:sz w:val="20"/>
      <w:szCs w:val="20"/>
    </w:rPr>
  </w:style>
  <w:style w:type="character" w:customStyle="1" w:styleId="CommentTextChar">
    <w:name w:val="Comment Text Char"/>
    <w:basedOn w:val="DefaultParagraphFont"/>
    <w:link w:val="CommentText"/>
    <w:uiPriority w:val="99"/>
    <w:rsid w:val="001076B8"/>
    <w:rPr>
      <w:sz w:val="20"/>
      <w:szCs w:val="20"/>
    </w:rPr>
  </w:style>
  <w:style w:type="character" w:styleId="CommentReference">
    <w:name w:val="annotation reference"/>
    <w:basedOn w:val="DefaultParagraphFont"/>
    <w:uiPriority w:val="99"/>
    <w:semiHidden/>
    <w:unhideWhenUsed/>
    <w:rsid w:val="001076B8"/>
    <w:rPr>
      <w:sz w:val="16"/>
      <w:szCs w:val="16"/>
    </w:rPr>
  </w:style>
  <w:style w:type="paragraph" w:styleId="CommentSubject">
    <w:name w:val="annotation subject"/>
    <w:basedOn w:val="CommentText"/>
    <w:next w:val="CommentText"/>
    <w:link w:val="CommentSubjectChar"/>
    <w:uiPriority w:val="99"/>
    <w:semiHidden/>
    <w:unhideWhenUsed/>
    <w:rsid w:val="001522C0"/>
    <w:rPr>
      <w:b/>
      <w:bCs/>
    </w:rPr>
  </w:style>
  <w:style w:type="character" w:customStyle="1" w:styleId="CommentSubjectChar">
    <w:name w:val="Comment Subject Char"/>
    <w:basedOn w:val="CommentTextChar"/>
    <w:link w:val="CommentSubject"/>
    <w:uiPriority w:val="99"/>
    <w:semiHidden/>
    <w:rsid w:val="001522C0"/>
    <w:rPr>
      <w:b/>
      <w:bCs/>
      <w:sz w:val="20"/>
      <w:szCs w:val="20"/>
    </w:rPr>
  </w:style>
  <w:style w:type="character" w:customStyle="1" w:styleId="Heading4Char">
    <w:name w:val="Heading 4 Char"/>
    <w:basedOn w:val="DefaultParagraphFont"/>
    <w:link w:val="Heading4"/>
    <w:uiPriority w:val="9"/>
    <w:rsid w:val="00260C7E"/>
    <w:rPr>
      <w:rFonts w:asciiTheme="majorHAnsi" w:eastAsiaTheme="majorEastAsia" w:hAnsiTheme="majorHAnsi" w:cstheme="majorBidi"/>
      <w:i/>
      <w:iCs/>
      <w:color w:val="C01058" w:themeColor="accent1" w:themeShade="BF"/>
    </w:rPr>
  </w:style>
  <w:style w:type="paragraph" w:styleId="Revision">
    <w:name w:val="Revision"/>
    <w:hidden/>
    <w:uiPriority w:val="99"/>
    <w:semiHidden/>
    <w:rsid w:val="008248AB"/>
    <w:pPr>
      <w:spacing w:after="0" w:line="240" w:lineRule="auto"/>
    </w:pPr>
  </w:style>
  <w:style w:type="character" w:styleId="UnresolvedMention">
    <w:name w:val="Unresolved Mention"/>
    <w:basedOn w:val="DefaultParagraphFont"/>
    <w:uiPriority w:val="99"/>
    <w:rsid w:val="009445B5"/>
    <w:rPr>
      <w:color w:val="605E5C"/>
      <w:shd w:val="clear" w:color="auto" w:fill="E1DFDD"/>
    </w:rPr>
  </w:style>
  <w:style w:type="character" w:styleId="Mention">
    <w:name w:val="Mention"/>
    <w:basedOn w:val="DefaultParagraphFont"/>
    <w:uiPriority w:val="99"/>
    <w:unhideWhenUsed/>
    <w:rsid w:val="009445B5"/>
    <w:rPr>
      <w:color w:val="2B579A"/>
      <w:shd w:val="clear" w:color="auto" w:fill="E1DFDD"/>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dtdh="http://schemas.microsoft.com/office/word/2020/wordml/sdtdatahash" xmlns:w16se="http://schemas.microsoft.com/office/word/2015/wordml/symex" mc:Ignorable="w14 w15 w16se w16cid w16 w16cex w16sdtdh">
  <w:divs>
    <w:div w:id="59523998">
      <w:bodyDiv w:val="1"/>
      <w:marLeft w:val="0"/>
      <w:marRight w:val="0"/>
      <w:marTop w:val="0"/>
      <w:marBottom w:val="0"/>
      <w:divBdr>
        <w:top w:val="none" w:sz="0" w:space="0" w:color="auto"/>
        <w:left w:val="none" w:sz="0" w:space="0" w:color="auto"/>
        <w:bottom w:val="none" w:sz="0" w:space="0" w:color="auto"/>
        <w:right w:val="none" w:sz="0" w:space="0" w:color="auto"/>
      </w:divBdr>
      <w:divsChild>
        <w:div w:id="464086073">
          <w:marLeft w:val="0"/>
          <w:marRight w:val="0"/>
          <w:marTop w:val="0"/>
          <w:marBottom w:val="0"/>
          <w:divBdr>
            <w:top w:val="none" w:sz="0" w:space="0" w:color="auto"/>
            <w:left w:val="none" w:sz="0" w:space="0" w:color="auto"/>
            <w:bottom w:val="none" w:sz="0" w:space="0" w:color="auto"/>
            <w:right w:val="none" w:sz="0" w:space="0" w:color="auto"/>
          </w:divBdr>
        </w:div>
      </w:divsChild>
    </w:div>
    <w:div w:id="135026031">
      <w:bodyDiv w:val="1"/>
      <w:marLeft w:val="0"/>
      <w:marRight w:val="0"/>
      <w:marTop w:val="0"/>
      <w:marBottom w:val="0"/>
      <w:divBdr>
        <w:top w:val="none" w:sz="0" w:space="0" w:color="auto"/>
        <w:left w:val="none" w:sz="0" w:space="0" w:color="auto"/>
        <w:bottom w:val="none" w:sz="0" w:space="0" w:color="auto"/>
        <w:right w:val="none" w:sz="0" w:space="0" w:color="auto"/>
      </w:divBdr>
      <w:divsChild>
        <w:div w:id="1812747390">
          <w:marLeft w:val="0"/>
          <w:marRight w:val="0"/>
          <w:marTop w:val="0"/>
          <w:marBottom w:val="0"/>
          <w:divBdr>
            <w:top w:val="none" w:sz="0" w:space="0" w:color="auto"/>
            <w:left w:val="none" w:sz="0" w:space="0" w:color="auto"/>
            <w:bottom w:val="none" w:sz="0" w:space="0" w:color="auto"/>
            <w:right w:val="none" w:sz="0" w:space="0" w:color="auto"/>
          </w:divBdr>
        </w:div>
      </w:divsChild>
    </w:div>
    <w:div w:id="161437761">
      <w:bodyDiv w:val="1"/>
      <w:marLeft w:val="0"/>
      <w:marRight w:val="0"/>
      <w:marTop w:val="0"/>
      <w:marBottom w:val="0"/>
      <w:divBdr>
        <w:top w:val="none" w:sz="0" w:space="0" w:color="auto"/>
        <w:left w:val="none" w:sz="0" w:space="0" w:color="auto"/>
        <w:bottom w:val="none" w:sz="0" w:space="0" w:color="auto"/>
        <w:right w:val="none" w:sz="0" w:space="0" w:color="auto"/>
      </w:divBdr>
    </w:div>
    <w:div w:id="176504400">
      <w:bodyDiv w:val="1"/>
      <w:marLeft w:val="0"/>
      <w:marRight w:val="0"/>
      <w:marTop w:val="0"/>
      <w:marBottom w:val="0"/>
      <w:divBdr>
        <w:top w:val="none" w:sz="0" w:space="0" w:color="auto"/>
        <w:left w:val="none" w:sz="0" w:space="0" w:color="auto"/>
        <w:bottom w:val="none" w:sz="0" w:space="0" w:color="auto"/>
        <w:right w:val="none" w:sz="0" w:space="0" w:color="auto"/>
      </w:divBdr>
    </w:div>
    <w:div w:id="310985546">
      <w:bodyDiv w:val="1"/>
      <w:marLeft w:val="0"/>
      <w:marRight w:val="0"/>
      <w:marTop w:val="0"/>
      <w:marBottom w:val="0"/>
      <w:divBdr>
        <w:top w:val="none" w:sz="0" w:space="0" w:color="auto"/>
        <w:left w:val="none" w:sz="0" w:space="0" w:color="auto"/>
        <w:bottom w:val="none" w:sz="0" w:space="0" w:color="auto"/>
        <w:right w:val="none" w:sz="0" w:space="0" w:color="auto"/>
      </w:divBdr>
    </w:div>
    <w:div w:id="404569367">
      <w:bodyDiv w:val="1"/>
      <w:marLeft w:val="0"/>
      <w:marRight w:val="0"/>
      <w:marTop w:val="0"/>
      <w:marBottom w:val="0"/>
      <w:divBdr>
        <w:top w:val="none" w:sz="0" w:space="0" w:color="auto"/>
        <w:left w:val="none" w:sz="0" w:space="0" w:color="auto"/>
        <w:bottom w:val="none" w:sz="0" w:space="0" w:color="auto"/>
        <w:right w:val="none" w:sz="0" w:space="0" w:color="auto"/>
      </w:divBdr>
    </w:div>
    <w:div w:id="498664846">
      <w:bodyDiv w:val="1"/>
      <w:marLeft w:val="0"/>
      <w:marRight w:val="0"/>
      <w:marTop w:val="0"/>
      <w:marBottom w:val="0"/>
      <w:divBdr>
        <w:top w:val="none" w:sz="0" w:space="0" w:color="auto"/>
        <w:left w:val="none" w:sz="0" w:space="0" w:color="auto"/>
        <w:bottom w:val="none" w:sz="0" w:space="0" w:color="auto"/>
        <w:right w:val="none" w:sz="0" w:space="0" w:color="auto"/>
      </w:divBdr>
    </w:div>
    <w:div w:id="740715448">
      <w:bodyDiv w:val="1"/>
      <w:marLeft w:val="0"/>
      <w:marRight w:val="0"/>
      <w:marTop w:val="0"/>
      <w:marBottom w:val="0"/>
      <w:divBdr>
        <w:top w:val="none" w:sz="0" w:space="0" w:color="auto"/>
        <w:left w:val="none" w:sz="0" w:space="0" w:color="auto"/>
        <w:bottom w:val="none" w:sz="0" w:space="0" w:color="auto"/>
        <w:right w:val="none" w:sz="0" w:space="0" w:color="auto"/>
      </w:divBdr>
    </w:div>
    <w:div w:id="823013817">
      <w:bodyDiv w:val="1"/>
      <w:marLeft w:val="0"/>
      <w:marRight w:val="0"/>
      <w:marTop w:val="0"/>
      <w:marBottom w:val="0"/>
      <w:divBdr>
        <w:top w:val="none" w:sz="0" w:space="0" w:color="auto"/>
        <w:left w:val="none" w:sz="0" w:space="0" w:color="auto"/>
        <w:bottom w:val="none" w:sz="0" w:space="0" w:color="auto"/>
        <w:right w:val="none" w:sz="0" w:space="0" w:color="auto"/>
      </w:divBdr>
    </w:div>
    <w:div w:id="874775026">
      <w:bodyDiv w:val="1"/>
      <w:marLeft w:val="0"/>
      <w:marRight w:val="0"/>
      <w:marTop w:val="0"/>
      <w:marBottom w:val="0"/>
      <w:divBdr>
        <w:top w:val="none" w:sz="0" w:space="0" w:color="auto"/>
        <w:left w:val="none" w:sz="0" w:space="0" w:color="auto"/>
        <w:bottom w:val="none" w:sz="0" w:space="0" w:color="auto"/>
        <w:right w:val="none" w:sz="0" w:space="0" w:color="auto"/>
      </w:divBdr>
    </w:div>
    <w:div w:id="882399747">
      <w:bodyDiv w:val="1"/>
      <w:marLeft w:val="0"/>
      <w:marRight w:val="0"/>
      <w:marTop w:val="0"/>
      <w:marBottom w:val="0"/>
      <w:divBdr>
        <w:top w:val="none" w:sz="0" w:space="0" w:color="auto"/>
        <w:left w:val="none" w:sz="0" w:space="0" w:color="auto"/>
        <w:bottom w:val="none" w:sz="0" w:space="0" w:color="auto"/>
        <w:right w:val="none" w:sz="0" w:space="0" w:color="auto"/>
      </w:divBdr>
    </w:div>
    <w:div w:id="1260211520">
      <w:bodyDiv w:val="1"/>
      <w:marLeft w:val="0"/>
      <w:marRight w:val="0"/>
      <w:marTop w:val="0"/>
      <w:marBottom w:val="0"/>
      <w:divBdr>
        <w:top w:val="none" w:sz="0" w:space="0" w:color="auto"/>
        <w:left w:val="none" w:sz="0" w:space="0" w:color="auto"/>
        <w:bottom w:val="none" w:sz="0" w:space="0" w:color="auto"/>
        <w:right w:val="none" w:sz="0" w:space="0" w:color="auto"/>
      </w:divBdr>
    </w:div>
    <w:div w:id="1630042152">
      <w:bodyDiv w:val="1"/>
      <w:marLeft w:val="0"/>
      <w:marRight w:val="0"/>
      <w:marTop w:val="0"/>
      <w:marBottom w:val="0"/>
      <w:divBdr>
        <w:top w:val="none" w:sz="0" w:space="0" w:color="auto"/>
        <w:left w:val="none" w:sz="0" w:space="0" w:color="auto"/>
        <w:bottom w:val="none" w:sz="0" w:space="0" w:color="auto"/>
        <w:right w:val="none" w:sz="0" w:space="0" w:color="auto"/>
      </w:divBdr>
      <w:divsChild>
        <w:div w:id="1899974817">
          <w:marLeft w:val="360"/>
          <w:marRight w:val="0"/>
          <w:marTop w:val="200"/>
          <w:marBottom w:val="0"/>
          <w:divBdr>
            <w:top w:val="none" w:sz="0" w:space="0" w:color="auto"/>
            <w:left w:val="none" w:sz="0" w:space="0" w:color="auto"/>
            <w:bottom w:val="none" w:sz="0" w:space="0" w:color="auto"/>
            <w:right w:val="none" w:sz="0" w:space="0" w:color="auto"/>
          </w:divBdr>
        </w:div>
      </w:divsChild>
    </w:div>
    <w:div w:id="1758792622">
      <w:bodyDiv w:val="1"/>
      <w:marLeft w:val="0"/>
      <w:marRight w:val="0"/>
      <w:marTop w:val="0"/>
      <w:marBottom w:val="0"/>
      <w:divBdr>
        <w:top w:val="none" w:sz="0" w:space="0" w:color="auto"/>
        <w:left w:val="none" w:sz="0" w:space="0" w:color="auto"/>
        <w:bottom w:val="none" w:sz="0" w:space="0" w:color="auto"/>
        <w:right w:val="none" w:sz="0" w:space="0" w:color="auto"/>
      </w:divBdr>
      <w:divsChild>
        <w:div w:id="461921860">
          <w:marLeft w:val="360"/>
          <w:marRight w:val="0"/>
          <w:marTop w:val="200"/>
          <w:marBottom w:val="0"/>
          <w:divBdr>
            <w:top w:val="none" w:sz="0" w:space="0" w:color="auto"/>
            <w:left w:val="none" w:sz="0" w:space="0" w:color="auto"/>
            <w:bottom w:val="none" w:sz="0" w:space="0" w:color="auto"/>
            <w:right w:val="none" w:sz="0" w:space="0" w:color="auto"/>
          </w:divBdr>
        </w:div>
      </w:divsChild>
    </w:div>
    <w:div w:id="1767841230">
      <w:bodyDiv w:val="1"/>
      <w:marLeft w:val="0"/>
      <w:marRight w:val="0"/>
      <w:marTop w:val="0"/>
      <w:marBottom w:val="0"/>
      <w:divBdr>
        <w:top w:val="none" w:sz="0" w:space="0" w:color="auto"/>
        <w:left w:val="none" w:sz="0" w:space="0" w:color="auto"/>
        <w:bottom w:val="none" w:sz="0" w:space="0" w:color="auto"/>
        <w:right w:val="none" w:sz="0" w:space="0" w:color="auto"/>
      </w:divBdr>
      <w:divsChild>
        <w:div w:id="778993025">
          <w:marLeft w:val="0"/>
          <w:marRight w:val="0"/>
          <w:marTop w:val="0"/>
          <w:marBottom w:val="0"/>
          <w:divBdr>
            <w:top w:val="none" w:sz="0" w:space="0" w:color="auto"/>
            <w:left w:val="none" w:sz="0" w:space="0" w:color="auto"/>
            <w:bottom w:val="none" w:sz="0" w:space="0" w:color="auto"/>
            <w:right w:val="none" w:sz="0" w:space="0" w:color="auto"/>
          </w:divBdr>
          <w:divsChild>
            <w:div w:id="534343299">
              <w:marLeft w:val="0"/>
              <w:marRight w:val="0"/>
              <w:marTop w:val="0"/>
              <w:marBottom w:val="0"/>
              <w:divBdr>
                <w:top w:val="none" w:sz="0" w:space="0" w:color="auto"/>
                <w:left w:val="none" w:sz="0" w:space="0" w:color="auto"/>
                <w:bottom w:val="none" w:sz="0" w:space="0" w:color="auto"/>
                <w:right w:val="none" w:sz="0" w:space="0" w:color="auto"/>
              </w:divBdr>
              <w:divsChild>
                <w:div w:id="74326415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1814593128">
      <w:bodyDiv w:val="1"/>
      <w:marLeft w:val="0"/>
      <w:marRight w:val="0"/>
      <w:marTop w:val="0"/>
      <w:marBottom w:val="0"/>
      <w:divBdr>
        <w:top w:val="none" w:sz="0" w:space="0" w:color="auto"/>
        <w:left w:val="none" w:sz="0" w:space="0" w:color="auto"/>
        <w:bottom w:val="none" w:sz="0" w:space="0" w:color="auto"/>
        <w:right w:val="none" w:sz="0" w:space="0" w:color="auto"/>
      </w:divBdr>
      <w:divsChild>
        <w:div w:id="1994096498">
          <w:marLeft w:val="0"/>
          <w:marRight w:val="0"/>
          <w:marTop w:val="0"/>
          <w:marBottom w:val="0"/>
          <w:divBdr>
            <w:top w:val="none" w:sz="0" w:space="0" w:color="auto"/>
            <w:left w:val="none" w:sz="0" w:space="0" w:color="auto"/>
            <w:bottom w:val="none" w:sz="0" w:space="0" w:color="auto"/>
            <w:right w:val="none" w:sz="0" w:space="0" w:color="auto"/>
          </w:divBdr>
        </w:div>
      </w:divsChild>
    </w:div>
    <w:div w:id="1922058149">
      <w:bodyDiv w:val="1"/>
      <w:marLeft w:val="0"/>
      <w:marRight w:val="0"/>
      <w:marTop w:val="0"/>
      <w:marBottom w:val="0"/>
      <w:divBdr>
        <w:top w:val="none" w:sz="0" w:space="0" w:color="auto"/>
        <w:left w:val="none" w:sz="0" w:space="0" w:color="auto"/>
        <w:bottom w:val="none" w:sz="0" w:space="0" w:color="auto"/>
        <w:right w:val="none" w:sz="0" w:space="0" w:color="auto"/>
      </w:divBdr>
      <w:divsChild>
        <w:div w:id="787504701">
          <w:marLeft w:val="0"/>
          <w:marRight w:val="0"/>
          <w:marTop w:val="0"/>
          <w:marBottom w:val="0"/>
          <w:divBdr>
            <w:top w:val="none" w:sz="0" w:space="0" w:color="auto"/>
            <w:left w:val="none" w:sz="0" w:space="0" w:color="auto"/>
            <w:bottom w:val="none" w:sz="0" w:space="0" w:color="auto"/>
            <w:right w:val="none" w:sz="0" w:space="0" w:color="auto"/>
          </w:divBdr>
          <w:divsChild>
            <w:div w:id="144862303">
              <w:marLeft w:val="0"/>
              <w:marRight w:val="0"/>
              <w:marTop w:val="0"/>
              <w:marBottom w:val="0"/>
              <w:divBdr>
                <w:top w:val="none" w:sz="0" w:space="0" w:color="auto"/>
                <w:left w:val="none" w:sz="0" w:space="0" w:color="auto"/>
                <w:bottom w:val="none" w:sz="0" w:space="0" w:color="auto"/>
                <w:right w:val="none" w:sz="0" w:space="0" w:color="auto"/>
              </w:divBdr>
              <w:divsChild>
                <w:div w:id="823932969">
                  <w:marLeft w:val="0"/>
                  <w:marRight w:val="0"/>
                  <w:marTop w:val="0"/>
                  <w:marBottom w:val="0"/>
                  <w:divBdr>
                    <w:top w:val="none" w:sz="0" w:space="0" w:color="auto"/>
                    <w:left w:val="none" w:sz="0" w:space="0" w:color="auto"/>
                    <w:bottom w:val="none" w:sz="0" w:space="0" w:color="auto"/>
                    <w:right w:val="none" w:sz="0" w:space="0" w:color="auto"/>
                  </w:divBdr>
                </w:div>
              </w:divsChild>
            </w:div>
          </w:divsChild>
        </w:div>
      </w:divsChild>
    </w:div>
    <w:div w:id="2034646927">
      <w:bodyDiv w:val="1"/>
      <w:marLeft w:val="0"/>
      <w:marRight w:val="0"/>
      <w:marTop w:val="0"/>
      <w:marBottom w:val="0"/>
      <w:divBdr>
        <w:top w:val="none" w:sz="0" w:space="0" w:color="auto"/>
        <w:left w:val="none" w:sz="0" w:space="0" w:color="auto"/>
        <w:bottom w:val="none" w:sz="0" w:space="0" w:color="auto"/>
        <w:right w:val="none" w:sz="0" w:space="0" w:color="auto"/>
      </w:divBdr>
      <w:divsChild>
        <w:div w:id="1625694433">
          <w:marLeft w:val="360"/>
          <w:marRight w:val="0"/>
          <w:marTop w:val="200"/>
          <w:marBottom w:val="0"/>
          <w:divBdr>
            <w:top w:val="none" w:sz="0" w:space="0" w:color="auto"/>
            <w:left w:val="none" w:sz="0" w:space="0" w:color="auto"/>
            <w:bottom w:val="none" w:sz="0" w:space="0" w:color="auto"/>
            <w:right w:val="none" w:sz="0" w:space="0" w:color="auto"/>
          </w:divBdr>
        </w:div>
      </w:divsChild>
    </w:div>
    <w:div w:id="2048407592">
      <w:bodyDiv w:val="1"/>
      <w:marLeft w:val="0"/>
      <w:marRight w:val="0"/>
      <w:marTop w:val="0"/>
      <w:marBottom w:val="0"/>
      <w:divBdr>
        <w:top w:val="none" w:sz="0" w:space="0" w:color="auto"/>
        <w:left w:val="none" w:sz="0" w:space="0" w:color="auto"/>
        <w:bottom w:val="none" w:sz="0" w:space="0" w:color="auto"/>
        <w:right w:val="none" w:sz="0" w:space="0" w:color="auto"/>
      </w:divBdr>
      <w:divsChild>
        <w:div w:id="1823038617">
          <w:marLeft w:val="360"/>
          <w:marRight w:val="0"/>
          <w:marTop w:val="200"/>
          <w:marBottom w:val="0"/>
          <w:divBdr>
            <w:top w:val="none" w:sz="0" w:space="0" w:color="auto"/>
            <w:left w:val="none" w:sz="0" w:space="0" w:color="auto"/>
            <w:bottom w:val="none" w:sz="0" w:space="0" w:color="auto"/>
            <w:right w:val="none" w:sz="0" w:space="0" w:color="auto"/>
          </w:divBdr>
        </w:div>
      </w:divsChild>
    </w:div>
    <w:div w:id="2103255783">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4.png"/><Relationship Id="rId26" Type="http://schemas.openxmlformats.org/officeDocument/2006/relationships/image" Target="media/image12.png"/><Relationship Id="rId39" Type="http://schemas.microsoft.com/office/2011/relationships/people" Target="people.xml"/><Relationship Id="rId21" Type="http://schemas.openxmlformats.org/officeDocument/2006/relationships/image" Target="media/image7.png"/><Relationship Id="rId34" Type="http://schemas.openxmlformats.org/officeDocument/2006/relationships/footer" Target="footer2.xml"/><Relationship Id="rId7" Type="http://schemas.openxmlformats.org/officeDocument/2006/relationships/settings" Target="settings.xml"/><Relationship Id="rId12" Type="http://schemas.microsoft.com/office/2011/relationships/commentsExtended" Target="commentsExtended.xml"/><Relationship Id="rId17" Type="http://schemas.openxmlformats.org/officeDocument/2006/relationships/image" Target="media/image3.png"/><Relationship Id="rId25" Type="http://schemas.openxmlformats.org/officeDocument/2006/relationships/image" Target="media/image11.png"/><Relationship Id="rId33" Type="http://schemas.openxmlformats.org/officeDocument/2006/relationships/footer" Target="footer1.xml"/><Relationship Id="rId38" Type="http://schemas.openxmlformats.org/officeDocument/2006/relationships/fontTable" Target="fontTable.xml"/><Relationship Id="rId2" Type="http://schemas.openxmlformats.org/officeDocument/2006/relationships/customXml" Target="../customXml/item2.xml"/><Relationship Id="rId16" Type="http://schemas.openxmlformats.org/officeDocument/2006/relationships/image" Target="media/image2.png"/><Relationship Id="rId20" Type="http://schemas.openxmlformats.org/officeDocument/2006/relationships/image" Target="media/image6.png"/><Relationship Id="rId29" Type="http://schemas.openxmlformats.org/officeDocument/2006/relationships/image" Target="media/image15.png"/><Relationship Id="rId1" Type="http://schemas.openxmlformats.org/officeDocument/2006/relationships/customXml" Target="../customXml/item1.xml"/><Relationship Id="rId6" Type="http://schemas.openxmlformats.org/officeDocument/2006/relationships/styles" Target="styles.xml"/><Relationship Id="rId11" Type="http://schemas.openxmlformats.org/officeDocument/2006/relationships/comments" Target="comments.xml"/><Relationship Id="rId24" Type="http://schemas.openxmlformats.org/officeDocument/2006/relationships/image" Target="media/image10.png"/><Relationship Id="rId32" Type="http://schemas.openxmlformats.org/officeDocument/2006/relationships/header" Target="header1.xml"/><Relationship Id="rId37" Type="http://schemas.openxmlformats.org/officeDocument/2006/relationships/footer" Target="footer3.xml"/><Relationship Id="rId40" Type="http://schemas.openxmlformats.org/officeDocument/2006/relationships/theme" Target="theme/theme1.xml"/><Relationship Id="rId5" Type="http://schemas.openxmlformats.org/officeDocument/2006/relationships/numbering" Target="numbering.xml"/><Relationship Id="rId15" Type="http://schemas.openxmlformats.org/officeDocument/2006/relationships/image" Target="media/image1.png"/><Relationship Id="rId23" Type="http://schemas.openxmlformats.org/officeDocument/2006/relationships/image" Target="media/image9.png"/><Relationship Id="rId28" Type="http://schemas.openxmlformats.org/officeDocument/2006/relationships/image" Target="media/image14.png"/><Relationship Id="rId36" Type="http://schemas.openxmlformats.org/officeDocument/2006/relationships/header" Target="header2.xml"/><Relationship Id="rId10" Type="http://schemas.openxmlformats.org/officeDocument/2006/relationships/endnotes" Target="endnotes.xml"/><Relationship Id="rId19" Type="http://schemas.openxmlformats.org/officeDocument/2006/relationships/image" Target="media/image5.png"/><Relationship Id="rId31" Type="http://schemas.openxmlformats.org/officeDocument/2006/relationships/image" Target="media/image17.png"/><Relationship Id="rId4" Type="http://schemas.openxmlformats.org/officeDocument/2006/relationships/customXml" Target="../customXml/item4.xml"/><Relationship Id="rId9" Type="http://schemas.openxmlformats.org/officeDocument/2006/relationships/footnotes" Target="footnotes.xml"/><Relationship Id="rId14" Type="http://schemas.microsoft.com/office/2018/08/relationships/commentsExtensible" Target="commentsExtensible.xml"/><Relationship Id="rId22" Type="http://schemas.openxmlformats.org/officeDocument/2006/relationships/image" Target="media/image8.png"/><Relationship Id="rId27" Type="http://schemas.openxmlformats.org/officeDocument/2006/relationships/image" Target="media/image13.png"/><Relationship Id="rId30" Type="http://schemas.openxmlformats.org/officeDocument/2006/relationships/image" Target="media/image16.png"/><Relationship Id="rId35" Type="http://schemas.openxmlformats.org/officeDocument/2006/relationships/image" Target="media/image20.emf"/><Relationship Id="rId8" Type="http://schemas.openxmlformats.org/officeDocument/2006/relationships/webSettings" Target="webSettings.xml"/><Relationship Id="rId3" Type="http://schemas.openxmlformats.org/officeDocument/2006/relationships/customXml" Target="../customXml/item3.xml"/></Relationships>
</file>

<file path=word/_rels/footer2.xml.rels><?xml version="1.0" encoding="UTF-8" standalone="yes"?>
<Relationships xmlns="http://schemas.openxmlformats.org/package/2006/relationships"><Relationship Id="rId1" Type="http://schemas.openxmlformats.org/officeDocument/2006/relationships/image" Target="media/image19.png"/></Relationships>
</file>

<file path=word/_rels/footer3.xml.rels><?xml version="1.0" encoding="UTF-8" standalone="yes"?>
<Relationships xmlns="http://schemas.openxmlformats.org/package/2006/relationships"><Relationship Id="rId1" Type="http://schemas.openxmlformats.org/officeDocument/2006/relationships/image" Target="media/image19.png"/></Relationships>
</file>

<file path=word/_rels/header1.xml.rels><?xml version="1.0" encoding="UTF-8" standalone="yes"?>
<Relationships xmlns="http://schemas.openxmlformats.org/package/2006/relationships"><Relationship Id="rId1" Type="http://schemas.openxmlformats.org/officeDocument/2006/relationships/image" Target="media/image18.png"/></Relationships>
</file>

<file path=word/_rels/header2.xml.rels><?xml version="1.0" encoding="UTF-8" standalone="yes"?>
<Relationships xmlns="http://schemas.openxmlformats.org/package/2006/relationships"><Relationship Id="rId1" Type="http://schemas.openxmlformats.org/officeDocument/2006/relationships/image" Target="media/image18.png"/></Relationships>
</file>

<file path=word/theme/theme1.xml><?xml version="1.0" encoding="utf-8"?>
<a:theme xmlns:a="http://schemas.openxmlformats.org/drawingml/2006/main" name="Office Theme">
  <a:themeElements>
    <a:clrScheme name="perspectum-diagnostics">
      <a:dk1>
        <a:srgbClr val="404040"/>
      </a:dk1>
      <a:lt1>
        <a:srgbClr val="FFFFFF"/>
      </a:lt1>
      <a:dk2>
        <a:srgbClr val="FFFFFF"/>
      </a:dk2>
      <a:lt2>
        <a:srgbClr val="FFFFFF"/>
      </a:lt2>
      <a:accent1>
        <a:srgbClr val="ED2A7B"/>
      </a:accent1>
      <a:accent2>
        <a:srgbClr val="00ADEF"/>
      </a:accent2>
      <a:accent3>
        <a:srgbClr val="FFD100"/>
      </a:accent3>
      <a:accent4>
        <a:srgbClr val="77BC1F"/>
      </a:accent4>
      <a:accent5>
        <a:srgbClr val="ED83B3"/>
      </a:accent5>
      <a:accent6>
        <a:srgbClr val="6DD3F2"/>
      </a:accent6>
      <a:hlink>
        <a:srgbClr val="00B0F0"/>
      </a:hlink>
      <a:folHlink>
        <a:srgbClr val="00B050"/>
      </a:folHlink>
    </a:clrScheme>
    <a:fontScheme name="perspectum-diagnostics">
      <a:majorFont>
        <a:latin typeface="Calibri"/>
        <a:ea typeface=""/>
        <a:cs typeface=""/>
      </a:majorFont>
      <a:minorFont>
        <a:latin typeface="Calibri"/>
        <a:ea typeface=""/>
        <a:cs typeface=""/>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_rels/item3.xml.rels><?xml version="1.0" encoding="UTF-8" standalone="yes"?>
<Relationships xmlns="http://schemas.openxmlformats.org/package/2006/relationships"><Relationship Id="rId1" Type="http://schemas.openxmlformats.org/officeDocument/2006/relationships/customXmlProps" Target="itemProps3.xml"/></Relationships>
</file>

<file path=customXml/_rels/item4.xml.rels><?xml version="1.0" encoding="UTF-8" standalone="yes"?>
<Relationships xmlns="http://schemas.openxmlformats.org/package/2006/relationships"><Relationship Id="rId1" Type="http://schemas.openxmlformats.org/officeDocument/2006/relationships/customXmlProps" Target="itemProps4.xml"/></Relationships>
</file>

<file path=customXml/item1.xml><?xml version="1.0" encoding="utf-8"?>
<?mso-contentType ?>
<FormTemplates xmlns="http://schemas.microsoft.com/sharepoint/v3/contenttype/forms">
  <Display>DocumentLibraryForm</Display>
  <Edit>DocumentLibraryForm</Edit>
  <New>DocumentLibraryForm</New>
</FormTemplates>
</file>

<file path=customXml/item2.xml><?xml version="1.0" encoding="utf-8"?>
<b:Sources xmlns:b="http://schemas.openxmlformats.org/officeDocument/2006/bibliography" xmlns="http://schemas.openxmlformats.org/officeDocument/2006/bibliography" SelectedStyle="\APA.XSL" StyleName="APA Fifth Edition"/>
</file>

<file path=customXml/item3.xml><?xml version="1.0" encoding="utf-8"?>
<p:properties xmlns:p="http://schemas.microsoft.com/office/2006/metadata/properties" xmlns:xsi="http://www.w3.org/2001/XMLSchema-instance" xmlns:pc="http://schemas.microsoft.com/office/infopath/2007/PartnerControls">
  <documentManagement>
    <SharedWithUsers xmlns="a0679951-fb7f-4d54-a464-98788a1c218f">
      <UserInfo>
        <DisplayName>Kevin Dixon</DisplayName>
        <AccountId>94</AccountId>
        <AccountType/>
      </UserInfo>
      <UserInfo>
        <DisplayName>Matteo Milanesi</DisplayName>
        <AccountId>34</AccountId>
        <AccountType/>
      </UserInfo>
      <UserInfo>
        <DisplayName>Keri Hildick</DisplayName>
        <AccountId>60</AccountId>
        <AccountType/>
      </UserInfo>
    </SharedWithUsers>
  </documentManagement>
</p:properties>
</file>

<file path=customXml/item4.xml><?xml version="1.0" encoding="utf-8"?>
<ct:contentTypeSchema xmlns:ct="http://schemas.microsoft.com/office/2006/metadata/contentType" xmlns:ma="http://schemas.microsoft.com/office/2006/metadata/properties/metaAttributes" ct:_="" ma:_="" ma:contentTypeName="Document" ma:contentTypeID="0x0101000A7A15007BD6AD49B49EFB6245955604" ma:contentTypeVersion="5" ma:contentTypeDescription="Create a new document." ma:contentTypeScope="" ma:versionID="f870336ca5f454f1a28b316fa9201f9f">
  <xsd:schema xmlns:xsd="http://www.w3.org/2001/XMLSchema" xmlns:xs="http://www.w3.org/2001/XMLSchema" xmlns:p="http://schemas.microsoft.com/office/2006/metadata/properties" xmlns:ns2="f82c3101-f0df-4fbf-94cd-b08f3d4bbb12" xmlns:ns3="a0679951-fb7f-4d54-a464-98788a1c218f" targetNamespace="http://schemas.microsoft.com/office/2006/metadata/properties" ma:root="true" ma:fieldsID="c85e49fde5bd1393b70c5943f2ca2b0a" ns2:_="" ns3:_="">
    <xsd:import namespace="f82c3101-f0df-4fbf-94cd-b08f3d4bbb12"/>
    <xsd:import namespace="a0679951-fb7f-4d54-a464-98788a1c218f"/>
    <xsd:element name="properties">
      <xsd:complexType>
        <xsd:sequence>
          <xsd:element name="documentManagement">
            <xsd:complexType>
              <xsd:all>
                <xsd:element ref="ns2:MediaServiceMetadata" minOccurs="0"/>
                <xsd:element ref="ns2:MediaServiceFastMetadata" minOccurs="0"/>
                <xsd:element ref="ns3:SharedWithUsers" minOccurs="0"/>
                <xsd:element ref="ns3:SharedWithDetails" minOccurs="0"/>
                <xsd:element ref="ns2:MediaServiceDateTaken" minOccurs="0"/>
              </xsd:all>
            </xsd:complexType>
          </xsd:element>
        </xsd:sequence>
      </xsd:complexType>
    </xsd:element>
  </xsd:schema>
  <xsd:schema xmlns:xsd="http://www.w3.org/2001/XMLSchema" xmlns:xs="http://www.w3.org/2001/XMLSchema" xmlns:dms="http://schemas.microsoft.com/office/2006/documentManagement/types" xmlns:pc="http://schemas.microsoft.com/office/infopath/2007/PartnerControls" targetNamespace="f82c3101-f0df-4fbf-94cd-b08f3d4bbb12" elementFormDefault="qualified">
    <xsd:import namespace="http://schemas.microsoft.com/office/2006/documentManagement/types"/>
    <xsd:import namespace="http://schemas.microsoft.com/office/infopath/2007/PartnerControls"/>
    <xsd:element name="MediaServiceMetadata" ma:index="8" nillable="true" ma:displayName="MediaServiceMetadata" ma:hidden="true" ma:internalName="MediaServiceMetadata" ma:readOnly="true">
      <xsd:simpleType>
        <xsd:restriction base="dms:Note"/>
      </xsd:simpleType>
    </xsd:element>
    <xsd:element name="MediaServiceFastMetadata" ma:index="9" nillable="true" ma:displayName="MediaServiceFastMetadata" ma:hidden="true" ma:internalName="MediaServiceFastMetadata" ma:readOnly="true">
      <xsd:simpleType>
        <xsd:restriction base="dms:Note"/>
      </xsd:simpleType>
    </xsd:element>
    <xsd:element name="MediaServiceDateTaken" ma:index="12" nillable="true" ma:displayName="MediaServiceDateTaken" ma:hidden="true" ma:internalName="MediaServiceDateTaken" ma:readOnly="true">
      <xsd:simpleType>
        <xsd:restriction base="dms:Text"/>
      </xsd:simpleType>
    </xsd:element>
  </xsd:schema>
  <xsd:schema xmlns:xsd="http://www.w3.org/2001/XMLSchema" xmlns:xs="http://www.w3.org/2001/XMLSchema" xmlns:dms="http://schemas.microsoft.com/office/2006/documentManagement/types" xmlns:pc="http://schemas.microsoft.com/office/infopath/2007/PartnerControls" targetNamespace="a0679951-fb7f-4d54-a464-98788a1c218f" elementFormDefault="qualified">
    <xsd:import namespace="http://schemas.microsoft.com/office/2006/documentManagement/types"/>
    <xsd:import namespace="http://schemas.microsoft.com/office/infopath/2007/PartnerControls"/>
    <xsd:element name="SharedWithUsers" ma:index="10" nillable="true" ma:displayName="Shared With" ma:internalName="SharedWithUsers" ma:readOnly="true">
      <xsd:complexType>
        <xsd:complexContent>
          <xsd:extension base="dms:UserMulti">
            <xsd:sequence>
              <xsd:element name="UserInfo" minOccurs="0" maxOccurs="unbounded">
                <xsd:complexType>
                  <xsd:sequence>
                    <xsd:element name="DisplayName" type="xsd:string" minOccurs="0"/>
                    <xsd:element name="AccountId" type="dms:UserId" minOccurs="0" nillable="true"/>
                    <xsd:element name="AccountType" type="xsd:string" minOccurs="0"/>
                  </xsd:sequence>
                </xsd:complexType>
              </xsd:element>
            </xsd:sequence>
          </xsd:extension>
        </xsd:complexContent>
      </xsd:complexType>
    </xsd:element>
    <xsd:element name="SharedWithDetails" ma:index="11" nillable="true" ma:displayName="Shared With Details" ma:internalName="SharedWithDetails" ma:readOnly="true">
      <xsd:simpleType>
        <xsd:restriction base="dms:Note">
          <xsd:maxLength value="255"/>
        </xsd:restriction>
      </xsd:simpleType>
    </xsd:element>
  </xsd:schema>
  <xsd:schema xmlns="http://schemas.openxmlformats.org/package/2006/metadata/core-properties" xmlns:xsd="http://www.w3.org/2001/XMLSchema" xmlns:xsi="http://www.w3.org/2001/XMLSchema-instance" xmlns:dc="http://purl.org/dc/elements/1.1/" xmlns:dcterms="http://purl.org/dc/terms/" xmlns:odoc="http://schemas.microsoft.com/internal/obd" targetNamespace="http://schemas.openxmlformats.org/package/2006/metadata/core-properties" elementFormDefault="qualified" attributeFormDefault="unqualified" blockDefault="#all">
    <xsd:import namespace="http://purl.org/dc/elements/1.1/" schemaLocation="http://dublincore.org/schemas/xmls/qdc/2003/04/02/dc.xsd"/>
    <xsd:import namespace="http://purl.org/dc/terms/" schemaLocation="http://dublincore.org/schemas/xmls/qdc/2003/04/02/dcterms.xsd"/>
    <xsd:element name="coreProperties" type="CT_coreProperties"/>
    <xsd:complexType name="CT_coreProperties">
      <xsd:all>
        <xsd:element ref="dc:creator" minOccurs="0" maxOccurs="1"/>
        <xsd:element ref="dcterms:created" minOccurs="0" maxOccurs="1"/>
        <xsd:element ref="dc:identifier" minOccurs="0" maxOccurs="1"/>
        <xsd:element name="contentType" minOccurs="0" maxOccurs="1" type="xsd:string" ma:index="0" ma:displayName="Content Type"/>
        <xsd:element ref="dc:title" minOccurs="0" maxOccurs="1" ma:index="4" ma:displayName="Title"/>
        <xsd:element ref="dc:subject" minOccurs="0" maxOccurs="1"/>
        <xsd:element ref="dc:description" minOccurs="0" maxOccurs="1"/>
        <xsd:element name="keywords" minOccurs="0" maxOccurs="1" type="xsd:string"/>
        <xsd:element ref="dc:language" minOccurs="0" maxOccurs="1"/>
        <xsd:element name="category" minOccurs="0" maxOccurs="1" type="xsd:string"/>
        <xsd:element name="version" minOccurs="0" maxOccurs="1" type="xsd:string"/>
        <xsd:element name="revision" minOccurs="0" maxOccurs="1" type="xsd:string">
          <xsd:annotation>
            <xsd:documentation>
                        This value indicates the number of saves or revisions. The application is responsible for updating this value after each revision.
                    </xsd:documentation>
          </xsd:annotation>
        </xsd:element>
        <xsd:element name="lastModifiedBy" minOccurs="0" maxOccurs="1" type="xsd:string"/>
        <xsd:element ref="dcterms:modified" minOccurs="0" maxOccurs="1"/>
        <xsd:element name="contentStatus" minOccurs="0" maxOccurs="1" type="xsd:string"/>
      </xsd:all>
    </xsd:complexType>
  </xsd:schema>
  <xs:schema xmlns:pc="http://schemas.microsoft.com/office/infopath/2007/PartnerControls" xmlns:xs="http://www.w3.org/2001/XMLSchema" targetNamespace="http://schemas.microsoft.com/office/infopath/2007/PartnerControls" elementFormDefault="qualified" attributeFormDefault="unqualified">
    <xs:element name="Person">
      <xs:complexType>
        <xs:sequence>
          <xs:element ref="pc:DisplayName" minOccurs="0"/>
          <xs:element ref="pc:AccountId" minOccurs="0"/>
          <xs:element ref="pc:AccountType" minOccurs="0"/>
        </xs:sequence>
      </xs:complexType>
    </xs:element>
    <xs:element name="DisplayName" type="xs:string"/>
    <xs:element name="AccountId" type="xs:string"/>
    <xs:element name="AccountType" type="xs:string"/>
    <xs:element name="BDCAssociatedEntity">
      <xs:complexType>
        <xs:sequence>
          <xs:element ref="pc:BDCEntity" minOccurs="0" maxOccurs="unbounded"/>
        </xs:sequence>
        <xs:attribute ref="pc:EntityNamespace"/>
        <xs:attribute ref="pc:EntityName"/>
        <xs:attribute ref="pc:SystemInstanceName"/>
        <xs:attribute ref="pc:AssociationName"/>
      </xs:complexType>
    </xs:element>
    <xs:attribute name="EntityNamespace" type="xs:string"/>
    <xs:attribute name="EntityName" type="xs:string"/>
    <xs:attribute name="SystemInstanceName" type="xs:string"/>
    <xs:attribute name="AssociationName" type="xs:string"/>
    <xs:element name="BDCEntity">
      <xs:complexType>
        <xs:sequence>
          <xs:element ref="pc:EntityDisplayName" minOccurs="0"/>
          <xs:element ref="pc:EntityInstanceReference" minOccurs="0"/>
          <xs:element ref="pc:EntityId1" minOccurs="0"/>
          <xs:element ref="pc:EntityId2" minOccurs="0"/>
          <xs:element ref="pc:EntityId3" minOccurs="0"/>
          <xs:element ref="pc:EntityId4" minOccurs="0"/>
          <xs:element ref="pc:EntityId5" minOccurs="0"/>
        </xs:sequence>
      </xs:complexType>
    </xs:element>
    <xs:element name="EntityDisplayName" type="xs:string"/>
    <xs:element name="EntityInstanceReference" type="xs:string"/>
    <xs:element name="EntityId1" type="xs:string"/>
    <xs:element name="EntityId2" type="xs:string"/>
    <xs:element name="EntityId3" type="xs:string"/>
    <xs:element name="EntityId4" type="xs:string"/>
    <xs:element name="EntityId5" type="xs:string"/>
    <xs:element name="Terms">
      <xs:complexType>
        <xs:sequence>
          <xs:element ref="pc:TermInfo" minOccurs="0" maxOccurs="unbounded"/>
        </xs:sequence>
      </xs:complexType>
    </xs:element>
    <xs:element name="TermInfo">
      <xs:complexType>
        <xs:sequence>
          <xs:element ref="pc:TermName" minOccurs="0"/>
          <xs:element ref="pc:TermId" minOccurs="0"/>
        </xs:sequence>
      </xs:complexType>
    </xs:element>
    <xs:element name="TermName" type="xs:string"/>
    <xs:element name="TermId" type="xs:string"/>
  </xs:schema>
</ct:contentTypeSchema>
</file>

<file path=customXml/itemProps1.xml><?xml version="1.0" encoding="utf-8"?>
<ds:datastoreItem xmlns:ds="http://schemas.openxmlformats.org/officeDocument/2006/customXml" ds:itemID="{4CA8186A-5406-426B-B36B-1A63604BD3FE}">
  <ds:schemaRefs>
    <ds:schemaRef ds:uri="http://schemas.microsoft.com/sharepoint/v3/contenttype/forms"/>
  </ds:schemaRefs>
</ds:datastoreItem>
</file>

<file path=customXml/itemProps2.xml><?xml version="1.0" encoding="utf-8"?>
<ds:datastoreItem xmlns:ds="http://schemas.openxmlformats.org/officeDocument/2006/customXml" ds:itemID="{503BE03E-8039-AF43-8F9A-A6546D51A8EF}">
  <ds:schemaRefs>
    <ds:schemaRef ds:uri="http://schemas.openxmlformats.org/officeDocument/2006/bibliography"/>
  </ds:schemaRefs>
</ds:datastoreItem>
</file>

<file path=customXml/itemProps3.xml><?xml version="1.0" encoding="utf-8"?>
<ds:datastoreItem xmlns:ds="http://schemas.openxmlformats.org/officeDocument/2006/customXml" ds:itemID="{65B61FD9-9714-43F2-86B5-467B08B99C97}">
  <ds:schemaRefs>
    <ds:schemaRef ds:uri="http://schemas.microsoft.com/office/2006/metadata/properties"/>
    <ds:schemaRef ds:uri="http://schemas.microsoft.com/office/infopath/2007/PartnerControls"/>
    <ds:schemaRef ds:uri="a0679951-fb7f-4d54-a464-98788a1c218f"/>
  </ds:schemaRefs>
</ds:datastoreItem>
</file>

<file path=customXml/itemProps4.xml><?xml version="1.0" encoding="utf-8"?>
<ds:datastoreItem xmlns:ds="http://schemas.openxmlformats.org/officeDocument/2006/customXml" ds:itemID="{5A57B1DE-9CE6-4580-B054-9F80F74904A3}">
  <ds:schemaRefs>
    <ds:schemaRef ds:uri="http://schemas.microsoft.com/office/2006/metadata/contentType"/>
    <ds:schemaRef ds:uri="http://schemas.microsoft.com/office/2006/metadata/properties/metaAttributes"/>
    <ds:schemaRef ds:uri="http://www.w3.org/2001/XMLSchema"/>
    <ds:schemaRef ds:uri="http://schemas.microsoft.com/office/2006/metadata/properties"/>
    <ds:schemaRef ds:uri="f82c3101-f0df-4fbf-94cd-b08f3d4bbb12"/>
    <ds:schemaRef ds:uri="a0679951-fb7f-4d54-a464-98788a1c218f"/>
    <ds:schemaRef ds:uri="http://schemas.microsoft.com/office/2006/documentManagement/types"/>
    <ds:schemaRef ds:uri="http://schemas.microsoft.com/office/infopath/2007/PartnerControls"/>
    <ds:schemaRef ds:uri="http://schemas.openxmlformats.org/package/2006/metadata/core-properties"/>
    <ds:schemaRef ds:uri="http://purl.org/dc/elements/1.1/"/>
    <ds:schemaRef ds:uri="http://purl.org/dc/terms/"/>
    <ds:schemaRef ds:uri="http://schemas.microsoft.com/internal/obd"/>
  </ds:schemaRefs>
</ds:datastoreItem>
</file>

<file path=docProps/app.xml><?xml version="1.0" encoding="utf-8"?>
<Properties xmlns="http://schemas.openxmlformats.org/officeDocument/2006/extended-properties" xmlns:vt="http://schemas.openxmlformats.org/officeDocument/2006/docPropsVTypes">
  <Template>Normal.dotm</Template>
  <TotalTime>105</TotalTime>
  <Pages>16</Pages>
  <Words>4721</Words>
  <Characters>26910</Characters>
  <Application>Microsoft Office Word</Application>
  <DocSecurity>0</DocSecurity>
  <Lines>224</Lines>
  <Paragraphs>63</Paragraphs>
  <ScaleCrop>false</ScaleCrop>
  <Company/>
  <LinksUpToDate>false</LinksUpToDate>
  <CharactersWithSpaces>31568</CharactersWithSpaces>
  <SharedDoc>false</SharedDoc>
  <HLinks>
    <vt:vector size="114" baseType="variant">
      <vt:variant>
        <vt:i4>1048624</vt:i4>
      </vt:variant>
      <vt:variant>
        <vt:i4>104</vt:i4>
      </vt:variant>
      <vt:variant>
        <vt:i4>0</vt:i4>
      </vt:variant>
      <vt:variant>
        <vt:i4>5</vt:i4>
      </vt:variant>
      <vt:variant>
        <vt:lpwstr/>
      </vt:variant>
      <vt:variant>
        <vt:lpwstr>_Toc76132745</vt:lpwstr>
      </vt:variant>
      <vt:variant>
        <vt:i4>1114160</vt:i4>
      </vt:variant>
      <vt:variant>
        <vt:i4>98</vt:i4>
      </vt:variant>
      <vt:variant>
        <vt:i4>0</vt:i4>
      </vt:variant>
      <vt:variant>
        <vt:i4>5</vt:i4>
      </vt:variant>
      <vt:variant>
        <vt:lpwstr/>
      </vt:variant>
      <vt:variant>
        <vt:lpwstr>_Toc76132744</vt:lpwstr>
      </vt:variant>
      <vt:variant>
        <vt:i4>1441840</vt:i4>
      </vt:variant>
      <vt:variant>
        <vt:i4>92</vt:i4>
      </vt:variant>
      <vt:variant>
        <vt:i4>0</vt:i4>
      </vt:variant>
      <vt:variant>
        <vt:i4>5</vt:i4>
      </vt:variant>
      <vt:variant>
        <vt:lpwstr/>
      </vt:variant>
      <vt:variant>
        <vt:lpwstr>_Toc76132743</vt:lpwstr>
      </vt:variant>
      <vt:variant>
        <vt:i4>1507376</vt:i4>
      </vt:variant>
      <vt:variant>
        <vt:i4>86</vt:i4>
      </vt:variant>
      <vt:variant>
        <vt:i4>0</vt:i4>
      </vt:variant>
      <vt:variant>
        <vt:i4>5</vt:i4>
      </vt:variant>
      <vt:variant>
        <vt:lpwstr/>
      </vt:variant>
      <vt:variant>
        <vt:lpwstr>_Toc76132742</vt:lpwstr>
      </vt:variant>
      <vt:variant>
        <vt:i4>1310768</vt:i4>
      </vt:variant>
      <vt:variant>
        <vt:i4>80</vt:i4>
      </vt:variant>
      <vt:variant>
        <vt:i4>0</vt:i4>
      </vt:variant>
      <vt:variant>
        <vt:i4>5</vt:i4>
      </vt:variant>
      <vt:variant>
        <vt:lpwstr/>
      </vt:variant>
      <vt:variant>
        <vt:lpwstr>_Toc76132741</vt:lpwstr>
      </vt:variant>
      <vt:variant>
        <vt:i4>1376304</vt:i4>
      </vt:variant>
      <vt:variant>
        <vt:i4>74</vt:i4>
      </vt:variant>
      <vt:variant>
        <vt:i4>0</vt:i4>
      </vt:variant>
      <vt:variant>
        <vt:i4>5</vt:i4>
      </vt:variant>
      <vt:variant>
        <vt:lpwstr/>
      </vt:variant>
      <vt:variant>
        <vt:lpwstr>_Toc76132740</vt:lpwstr>
      </vt:variant>
      <vt:variant>
        <vt:i4>1835063</vt:i4>
      </vt:variant>
      <vt:variant>
        <vt:i4>68</vt:i4>
      </vt:variant>
      <vt:variant>
        <vt:i4>0</vt:i4>
      </vt:variant>
      <vt:variant>
        <vt:i4>5</vt:i4>
      </vt:variant>
      <vt:variant>
        <vt:lpwstr/>
      </vt:variant>
      <vt:variant>
        <vt:lpwstr>_Toc76132739</vt:lpwstr>
      </vt:variant>
      <vt:variant>
        <vt:i4>1900599</vt:i4>
      </vt:variant>
      <vt:variant>
        <vt:i4>62</vt:i4>
      </vt:variant>
      <vt:variant>
        <vt:i4>0</vt:i4>
      </vt:variant>
      <vt:variant>
        <vt:i4>5</vt:i4>
      </vt:variant>
      <vt:variant>
        <vt:lpwstr/>
      </vt:variant>
      <vt:variant>
        <vt:lpwstr>_Toc76132738</vt:lpwstr>
      </vt:variant>
      <vt:variant>
        <vt:i4>1179703</vt:i4>
      </vt:variant>
      <vt:variant>
        <vt:i4>56</vt:i4>
      </vt:variant>
      <vt:variant>
        <vt:i4>0</vt:i4>
      </vt:variant>
      <vt:variant>
        <vt:i4>5</vt:i4>
      </vt:variant>
      <vt:variant>
        <vt:lpwstr/>
      </vt:variant>
      <vt:variant>
        <vt:lpwstr>_Toc76132737</vt:lpwstr>
      </vt:variant>
      <vt:variant>
        <vt:i4>1245239</vt:i4>
      </vt:variant>
      <vt:variant>
        <vt:i4>50</vt:i4>
      </vt:variant>
      <vt:variant>
        <vt:i4>0</vt:i4>
      </vt:variant>
      <vt:variant>
        <vt:i4>5</vt:i4>
      </vt:variant>
      <vt:variant>
        <vt:lpwstr/>
      </vt:variant>
      <vt:variant>
        <vt:lpwstr>_Toc76132736</vt:lpwstr>
      </vt:variant>
      <vt:variant>
        <vt:i4>1048631</vt:i4>
      </vt:variant>
      <vt:variant>
        <vt:i4>44</vt:i4>
      </vt:variant>
      <vt:variant>
        <vt:i4>0</vt:i4>
      </vt:variant>
      <vt:variant>
        <vt:i4>5</vt:i4>
      </vt:variant>
      <vt:variant>
        <vt:lpwstr/>
      </vt:variant>
      <vt:variant>
        <vt:lpwstr>_Toc76132735</vt:lpwstr>
      </vt:variant>
      <vt:variant>
        <vt:i4>1114167</vt:i4>
      </vt:variant>
      <vt:variant>
        <vt:i4>38</vt:i4>
      </vt:variant>
      <vt:variant>
        <vt:i4>0</vt:i4>
      </vt:variant>
      <vt:variant>
        <vt:i4>5</vt:i4>
      </vt:variant>
      <vt:variant>
        <vt:lpwstr/>
      </vt:variant>
      <vt:variant>
        <vt:lpwstr>_Toc76132734</vt:lpwstr>
      </vt:variant>
      <vt:variant>
        <vt:i4>1441847</vt:i4>
      </vt:variant>
      <vt:variant>
        <vt:i4>32</vt:i4>
      </vt:variant>
      <vt:variant>
        <vt:i4>0</vt:i4>
      </vt:variant>
      <vt:variant>
        <vt:i4>5</vt:i4>
      </vt:variant>
      <vt:variant>
        <vt:lpwstr/>
      </vt:variant>
      <vt:variant>
        <vt:lpwstr>_Toc76132733</vt:lpwstr>
      </vt:variant>
      <vt:variant>
        <vt:i4>1507383</vt:i4>
      </vt:variant>
      <vt:variant>
        <vt:i4>26</vt:i4>
      </vt:variant>
      <vt:variant>
        <vt:i4>0</vt:i4>
      </vt:variant>
      <vt:variant>
        <vt:i4>5</vt:i4>
      </vt:variant>
      <vt:variant>
        <vt:lpwstr/>
      </vt:variant>
      <vt:variant>
        <vt:lpwstr>_Toc76132732</vt:lpwstr>
      </vt:variant>
      <vt:variant>
        <vt:i4>1310775</vt:i4>
      </vt:variant>
      <vt:variant>
        <vt:i4>20</vt:i4>
      </vt:variant>
      <vt:variant>
        <vt:i4>0</vt:i4>
      </vt:variant>
      <vt:variant>
        <vt:i4>5</vt:i4>
      </vt:variant>
      <vt:variant>
        <vt:lpwstr/>
      </vt:variant>
      <vt:variant>
        <vt:lpwstr>_Toc76132731</vt:lpwstr>
      </vt:variant>
      <vt:variant>
        <vt:i4>1376311</vt:i4>
      </vt:variant>
      <vt:variant>
        <vt:i4>14</vt:i4>
      </vt:variant>
      <vt:variant>
        <vt:i4>0</vt:i4>
      </vt:variant>
      <vt:variant>
        <vt:i4>5</vt:i4>
      </vt:variant>
      <vt:variant>
        <vt:lpwstr/>
      </vt:variant>
      <vt:variant>
        <vt:lpwstr>_Toc76132730</vt:lpwstr>
      </vt:variant>
      <vt:variant>
        <vt:i4>1835062</vt:i4>
      </vt:variant>
      <vt:variant>
        <vt:i4>8</vt:i4>
      </vt:variant>
      <vt:variant>
        <vt:i4>0</vt:i4>
      </vt:variant>
      <vt:variant>
        <vt:i4>5</vt:i4>
      </vt:variant>
      <vt:variant>
        <vt:lpwstr/>
      </vt:variant>
      <vt:variant>
        <vt:lpwstr>_Toc76132729</vt:lpwstr>
      </vt:variant>
      <vt:variant>
        <vt:i4>1900598</vt:i4>
      </vt:variant>
      <vt:variant>
        <vt:i4>2</vt:i4>
      </vt:variant>
      <vt:variant>
        <vt:i4>0</vt:i4>
      </vt:variant>
      <vt:variant>
        <vt:i4>5</vt:i4>
      </vt:variant>
      <vt:variant>
        <vt:lpwstr/>
      </vt:variant>
      <vt:variant>
        <vt:lpwstr>_Toc76132728</vt:lpwstr>
      </vt:variant>
      <vt:variant>
        <vt:i4>852024</vt:i4>
      </vt:variant>
      <vt:variant>
        <vt:i4>0</vt:i4>
      </vt:variant>
      <vt:variant>
        <vt:i4>0</vt:i4>
      </vt:variant>
      <vt:variant>
        <vt:i4>5</vt:i4>
      </vt:variant>
      <vt:variant>
        <vt:lpwstr>mailto:Yi-Chun.Wang@perspectum.com</vt:lpwstr>
      </vt:variant>
      <vt:variant>
        <vt:lpwstr/>
      </vt:variant>
    </vt:vector>
  </HLinks>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Katie Rhead</dc:creator>
  <cp:keywords/>
  <cp:lastModifiedBy>Yi-Chun Wang</cp:lastModifiedBy>
  <cp:revision>479</cp:revision>
  <cp:lastPrinted>2018-11-15T17:02:00Z</cp:lastPrinted>
  <dcterms:created xsi:type="dcterms:W3CDTF">2021-05-24T00:27:00Z</dcterms:created>
  <dcterms:modified xsi:type="dcterms:W3CDTF">2021-07-07T16:32:00Z</dcterms:modified>
</cp:coreProperties>
</file>

<file path=docProps/custom.xml><?xml version="1.0" encoding="utf-8"?>
<Properties xmlns="http://schemas.openxmlformats.org/officeDocument/2006/custom-properties" xmlns:vt="http://schemas.openxmlformats.org/officeDocument/2006/docPropsVTypes">
  <property fmtid="{D5CDD505-2E9C-101B-9397-08002B2CF9AE}" pid="2" name="ContentTypeId">
    <vt:lpwstr>0x0101000A7A15007BD6AD49B49EFB6245955604</vt:lpwstr>
  </property>
  <property fmtid="{D5CDD505-2E9C-101B-9397-08002B2CF9AE}" pid="3" name="xd_Signature">
    <vt:bool>false</vt:bool>
  </property>
  <property fmtid="{D5CDD505-2E9C-101B-9397-08002B2CF9AE}" pid="4" name="xd_ProgID">
    <vt:lpwstr/>
  </property>
  <property fmtid="{D5CDD505-2E9C-101B-9397-08002B2CF9AE}" pid="5" name="TemplateUrl">
    <vt:lpwstr/>
  </property>
  <property fmtid="{D5CDD505-2E9C-101B-9397-08002B2CF9AE}" pid="6" name="ComplianceAssetId">
    <vt:lpwstr/>
  </property>
  <property fmtid="{D5CDD505-2E9C-101B-9397-08002B2CF9AE}" pid="7" name="ZOTERO_PREF_1">
    <vt:lpwstr>&lt;data data-version="3" zotero-version="5.0.97-beta.28+1daf4b041"&gt;&lt;session id="Vae6CCqU"/&gt;&lt;style id="http://www.zotero.org/styles/ieee" locale="en-GB" hasBibliography="1" bibliographyStyleHasBeenSet="1"/&gt;&lt;prefs&gt;&lt;pref name="fieldType" value="Field"/&gt;&lt;pref n</vt:lpwstr>
  </property>
  <property fmtid="{D5CDD505-2E9C-101B-9397-08002B2CF9AE}" pid="8" name="ZOTERO_PREF_2">
    <vt:lpwstr>ame="automaticJournalAbbreviations" value="true"/&gt;&lt;/prefs&gt;&lt;/data&gt;</vt:lpwstr>
  </property>
</Properties>
</file>